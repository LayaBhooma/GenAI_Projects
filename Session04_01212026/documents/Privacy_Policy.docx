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1264D" w14:textId="77777777" w:rsidR="00C90F40" w:rsidRDefault="00C90F40" w:rsidP="00C90F40">
      <w:pPr>
        <w:spacing w:after="0"/>
        <w:jc w:val="center"/>
        <w:rPr>
          <w:ins w:id="0" w:author="Cherie Markley" w:date="2025-12-17T17:15:00Z" w16du:dateUtc="2025-12-17T23:15:00Z"/>
          <w:b/>
          <w:bCs/>
          <w:sz w:val="28"/>
          <w:szCs w:val="28"/>
        </w:rPr>
      </w:pPr>
      <w:r w:rsidRPr="00C90F40">
        <w:rPr>
          <w:b/>
          <w:bCs/>
          <w:sz w:val="28"/>
          <w:szCs w:val="28"/>
        </w:rPr>
        <w:t>Privacy Policy</w:t>
      </w:r>
    </w:p>
    <w:p w14:paraId="54AE8342" w14:textId="77777777" w:rsidR="007F37F6" w:rsidRPr="00C90F40" w:rsidRDefault="007F37F6" w:rsidP="00C90F40">
      <w:pPr>
        <w:spacing w:after="0"/>
        <w:jc w:val="center"/>
        <w:rPr>
          <w:b/>
          <w:bCs/>
          <w:sz w:val="28"/>
          <w:szCs w:val="28"/>
        </w:rPr>
      </w:pPr>
    </w:p>
    <w:p w14:paraId="1C07089B" w14:textId="16A67B91" w:rsidR="00C90F40" w:rsidRPr="00C90F40" w:rsidDel="004A0D5E" w:rsidRDefault="00C90F40" w:rsidP="00C90F40">
      <w:pPr>
        <w:spacing w:after="0"/>
        <w:rPr>
          <w:moveFrom w:id="1" w:author="Cherie Markley" w:date="2025-12-17T16:40:00Z" w16du:dateUtc="2025-12-17T22:40:00Z"/>
          <w:sz w:val="22"/>
          <w:szCs w:val="22"/>
        </w:rPr>
      </w:pPr>
      <w:moveFromRangeStart w:id="2" w:author="Cherie Markley" w:date="2025-12-17T16:40:00Z" w:name="move216882063"/>
      <w:moveFrom w:id="3" w:author="Cherie Markley" w:date="2025-12-17T16:40:00Z" w16du:dateUtc="2025-12-17T22:40:00Z">
        <w:r w:rsidRPr="00C90F40" w:rsidDel="004A0D5E">
          <w:rPr>
            <w:b/>
            <w:bCs/>
            <w:sz w:val="22"/>
            <w:szCs w:val="22"/>
          </w:rPr>
          <w:t>Last Updated: December 2, 2025</w:t>
        </w:r>
      </w:moveFrom>
    </w:p>
    <w:moveFromRangeEnd w:id="2"/>
    <w:p w14:paraId="54E1D15D" w14:textId="33528B0F" w:rsidR="00C90F40" w:rsidRDefault="007F37F6" w:rsidP="00C90F40">
      <w:pPr>
        <w:spacing w:after="0"/>
        <w:rPr>
          <w:ins w:id="4" w:author="Cherie Markley" w:date="2025-12-17T17:10:00Z" w16du:dateUtc="2025-12-17T23:10:00Z"/>
          <w:sz w:val="22"/>
          <w:szCs w:val="22"/>
        </w:rPr>
      </w:pPr>
      <w:ins w:id="5" w:author="Cherie Markley" w:date="2025-12-17T17:12:00Z" w16du:dateUtc="2025-12-17T23:12:00Z">
        <w:r>
          <w:rPr>
            <w:sz w:val="22"/>
            <w:szCs w:val="22"/>
          </w:rPr>
          <w:t>On the</w:t>
        </w:r>
      </w:ins>
      <w:del w:id="6" w:author="Cherie Markley" w:date="2025-12-17T17:12:00Z" w16du:dateUtc="2025-12-17T23:12:00Z">
        <w:r w:rsidR="00C90F40" w:rsidRPr="00C90F40" w:rsidDel="007F37F6">
          <w:rPr>
            <w:sz w:val="22"/>
            <w:szCs w:val="22"/>
          </w:rPr>
          <w:delText>At</w:delText>
        </w:r>
      </w:del>
      <w:r w:rsidR="00C90F40" w:rsidRPr="00C90F40">
        <w:rPr>
          <w:sz w:val="22"/>
          <w:szCs w:val="22"/>
        </w:rPr>
        <w:t xml:space="preserve"> </w:t>
      </w:r>
      <w:proofErr w:type="spellStart"/>
      <w:r w:rsidR="00C90F40" w:rsidRPr="00C90F40">
        <w:rPr>
          <w:sz w:val="22"/>
          <w:szCs w:val="22"/>
        </w:rPr>
        <w:t>SpeakEQ</w:t>
      </w:r>
      <w:proofErr w:type="spellEnd"/>
      <w:ins w:id="7" w:author="Cherie Markley" w:date="2025-12-17T17:12:00Z" w16du:dateUtc="2025-12-17T23:12:00Z">
        <w:r>
          <w:rPr>
            <w:sz w:val="22"/>
            <w:szCs w:val="22"/>
          </w:rPr>
          <w:t xml:space="preserve"> app</w:t>
        </w:r>
      </w:ins>
      <w:r w:rsidR="00C90F40" w:rsidRPr="00C90F40">
        <w:rPr>
          <w:sz w:val="22"/>
          <w:szCs w:val="22"/>
        </w:rPr>
        <w:t>, we respect your privacy. This Privacy Policy explains how Yellow Sapphire Consulting</w:t>
      </w:r>
      <w:ins w:id="8" w:author="Cherie Markley" w:date="2025-12-19T09:41:00Z" w16du:dateUtc="2025-12-19T15:41:00Z">
        <w:r w:rsidR="008F06BC">
          <w:rPr>
            <w:sz w:val="22"/>
            <w:szCs w:val="22"/>
          </w:rPr>
          <w:t>, LLC</w:t>
        </w:r>
      </w:ins>
      <w:r w:rsidR="00C90F40" w:rsidRPr="00C90F40">
        <w:rPr>
          <w:sz w:val="22"/>
          <w:szCs w:val="22"/>
        </w:rPr>
        <w:t xml:space="preserve"> </w:t>
      </w:r>
      <w:ins w:id="9" w:author="Cherie Markley" w:date="2025-12-19T09:40:00Z" w16du:dateUtc="2025-12-19T15:40:00Z">
        <w:r w:rsidR="008F06BC">
          <w:rPr>
            <w:sz w:val="22"/>
            <w:szCs w:val="22"/>
          </w:rPr>
          <w:t xml:space="preserve">DBA </w:t>
        </w:r>
        <w:proofErr w:type="spellStart"/>
        <w:r w:rsidR="008F06BC">
          <w:rPr>
            <w:sz w:val="22"/>
            <w:szCs w:val="22"/>
          </w:rPr>
          <w:t>SpeakEQ</w:t>
        </w:r>
        <w:proofErr w:type="spellEnd"/>
        <w:r w:rsidR="008F06BC">
          <w:rPr>
            <w:sz w:val="22"/>
            <w:szCs w:val="22"/>
          </w:rPr>
          <w:t xml:space="preserve"> </w:t>
        </w:r>
      </w:ins>
      <w:r w:rsidR="00C90F40" w:rsidRPr="00C90F40">
        <w:rPr>
          <w:sz w:val="22"/>
          <w:szCs w:val="22"/>
        </w:rPr>
        <w:t xml:space="preserve">("we," "us," or "our") collects, uses, and protects your personal information when you use the </w:t>
      </w:r>
      <w:proofErr w:type="spellStart"/>
      <w:r w:rsidR="00C90F40" w:rsidRPr="00C90F40">
        <w:rPr>
          <w:sz w:val="22"/>
          <w:szCs w:val="22"/>
        </w:rPr>
        <w:t>SpeakEQ</w:t>
      </w:r>
      <w:proofErr w:type="spellEnd"/>
      <w:r w:rsidR="00C90F40" w:rsidRPr="00C90F40">
        <w:rPr>
          <w:sz w:val="22"/>
          <w:szCs w:val="22"/>
        </w:rPr>
        <w:t xml:space="preserve"> mobile app.</w:t>
      </w:r>
    </w:p>
    <w:p w14:paraId="3B392D29" w14:textId="77777777" w:rsidR="007F37F6" w:rsidRPr="00C90F40" w:rsidRDefault="007F37F6" w:rsidP="00C90F40">
      <w:pPr>
        <w:spacing w:after="0"/>
        <w:rPr>
          <w:sz w:val="22"/>
          <w:szCs w:val="22"/>
        </w:rPr>
      </w:pPr>
    </w:p>
    <w:p w14:paraId="7629B952" w14:textId="77777777" w:rsidR="00C90F40" w:rsidRDefault="00C90F40" w:rsidP="00C90F40">
      <w:pPr>
        <w:spacing w:after="0"/>
        <w:rPr>
          <w:ins w:id="10" w:author="Cherie Markley" w:date="2025-12-17T17:10:00Z" w16du:dateUtc="2025-12-17T23:10:00Z"/>
          <w:sz w:val="22"/>
          <w:szCs w:val="22"/>
        </w:rPr>
      </w:pPr>
      <w:r w:rsidRPr="00C90F40">
        <w:rPr>
          <w:sz w:val="22"/>
          <w:szCs w:val="22"/>
        </w:rPr>
        <w:t>We comply with privacy laws including GDPR (for European users) and CCPA (for California users).</w:t>
      </w:r>
    </w:p>
    <w:p w14:paraId="6AB786E8" w14:textId="77777777" w:rsidR="007F37F6" w:rsidRPr="00C90F40" w:rsidRDefault="007F37F6" w:rsidP="00C90F40">
      <w:pPr>
        <w:spacing w:after="0"/>
        <w:rPr>
          <w:sz w:val="22"/>
          <w:szCs w:val="22"/>
        </w:rPr>
      </w:pPr>
    </w:p>
    <w:p w14:paraId="39B76524" w14:textId="77777777" w:rsidR="00C90F40" w:rsidRPr="00C90F40" w:rsidRDefault="00C90F40" w:rsidP="00C90F40">
      <w:pPr>
        <w:spacing w:after="0"/>
        <w:rPr>
          <w:b/>
          <w:bCs/>
          <w:sz w:val="22"/>
          <w:szCs w:val="22"/>
        </w:rPr>
      </w:pPr>
      <w:r w:rsidRPr="00C90F40">
        <w:rPr>
          <w:b/>
          <w:bCs/>
          <w:sz w:val="22"/>
          <w:szCs w:val="22"/>
        </w:rPr>
        <w:t>1. What Information We Collect</w:t>
      </w:r>
    </w:p>
    <w:p w14:paraId="01999059" w14:textId="77777777" w:rsidR="007F37F6" w:rsidRDefault="007F37F6" w:rsidP="00C90F40">
      <w:pPr>
        <w:spacing w:after="0"/>
        <w:rPr>
          <w:ins w:id="11" w:author="Cherie Markley" w:date="2025-12-17T17:11:00Z" w16du:dateUtc="2025-12-17T23:11:00Z"/>
          <w:b/>
          <w:bCs/>
          <w:sz w:val="22"/>
          <w:szCs w:val="22"/>
        </w:rPr>
      </w:pPr>
    </w:p>
    <w:p w14:paraId="4BAFF4B6" w14:textId="5322E8EB" w:rsidR="00C90F40" w:rsidRDefault="00C90F40" w:rsidP="00C90F40">
      <w:pPr>
        <w:spacing w:after="0"/>
        <w:rPr>
          <w:ins w:id="12" w:author="Cherie Markley" w:date="2025-12-17T17:11:00Z" w16du:dateUtc="2025-12-17T23:11:00Z"/>
          <w:b/>
          <w:bCs/>
          <w:sz w:val="22"/>
          <w:szCs w:val="22"/>
        </w:rPr>
      </w:pPr>
      <w:r w:rsidRPr="00C90F40">
        <w:rPr>
          <w:b/>
          <w:bCs/>
          <w:sz w:val="22"/>
          <w:szCs w:val="22"/>
        </w:rPr>
        <w:t>When You Create an Account</w:t>
      </w:r>
      <w:ins w:id="13" w:author="Cherie Markley" w:date="2025-12-17T17:11:00Z" w16du:dateUtc="2025-12-17T23:11:00Z">
        <w:r w:rsidR="007F37F6">
          <w:rPr>
            <w:b/>
            <w:bCs/>
            <w:sz w:val="22"/>
            <w:szCs w:val="22"/>
          </w:rPr>
          <w:t>:</w:t>
        </w:r>
      </w:ins>
    </w:p>
    <w:p w14:paraId="25379DFF" w14:textId="77777777" w:rsidR="007F37F6" w:rsidRPr="00C90F40" w:rsidRDefault="007F37F6" w:rsidP="00C90F40">
      <w:pPr>
        <w:spacing w:after="0"/>
        <w:rPr>
          <w:b/>
          <w:bCs/>
          <w:sz w:val="22"/>
          <w:szCs w:val="22"/>
        </w:rPr>
      </w:pPr>
    </w:p>
    <w:p w14:paraId="384BD3C4" w14:textId="77777777" w:rsidR="00C90F40" w:rsidRPr="00C90F40" w:rsidRDefault="00C90F40" w:rsidP="00C90F40">
      <w:pPr>
        <w:spacing w:after="0"/>
        <w:rPr>
          <w:sz w:val="22"/>
          <w:szCs w:val="22"/>
        </w:rPr>
      </w:pPr>
      <w:r w:rsidRPr="00C90F40">
        <w:rPr>
          <w:b/>
          <w:bCs/>
          <w:sz w:val="22"/>
          <w:szCs w:val="22"/>
        </w:rPr>
        <w:t>Required Information:</w:t>
      </w:r>
    </w:p>
    <w:p w14:paraId="5007E463" w14:textId="77777777" w:rsidR="00C90F40" w:rsidRPr="00C90F40" w:rsidRDefault="00C90F40" w:rsidP="00C90F40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C90F40">
        <w:rPr>
          <w:sz w:val="22"/>
          <w:szCs w:val="22"/>
        </w:rPr>
        <w:t>Email address</w:t>
      </w:r>
    </w:p>
    <w:p w14:paraId="59D1902A" w14:textId="77777777" w:rsidR="00C90F40" w:rsidRPr="00C90F40" w:rsidRDefault="00C90F40" w:rsidP="00C90F40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C90F40">
        <w:rPr>
          <w:sz w:val="22"/>
          <w:szCs w:val="22"/>
        </w:rPr>
        <w:t>Phone number</w:t>
      </w:r>
    </w:p>
    <w:p w14:paraId="5794922B" w14:textId="77777777" w:rsidR="00C90F40" w:rsidRPr="00C90F40" w:rsidRDefault="00C90F40" w:rsidP="00C90F40">
      <w:pPr>
        <w:spacing w:after="0"/>
        <w:rPr>
          <w:sz w:val="22"/>
          <w:szCs w:val="22"/>
        </w:rPr>
      </w:pPr>
      <w:r w:rsidRPr="00C90F40">
        <w:rPr>
          <w:b/>
          <w:bCs/>
          <w:sz w:val="22"/>
          <w:szCs w:val="22"/>
        </w:rPr>
        <w:t>Optional Information:</w:t>
      </w:r>
    </w:p>
    <w:p w14:paraId="79B85F92" w14:textId="7750A516" w:rsidR="00C90F40" w:rsidRDefault="00C90F40" w:rsidP="00C90F40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C90F40">
        <w:rPr>
          <w:sz w:val="22"/>
          <w:szCs w:val="22"/>
        </w:rPr>
        <w:t>Age</w:t>
      </w:r>
      <w:r>
        <w:rPr>
          <w:sz w:val="22"/>
          <w:szCs w:val="22"/>
        </w:rPr>
        <w:t xml:space="preserve"> Range</w:t>
      </w:r>
      <w:r w:rsidRPr="00C90F40">
        <w:rPr>
          <w:sz w:val="22"/>
          <w:szCs w:val="22"/>
        </w:rPr>
        <w:t xml:space="preserve"> (if you choose to provide it)</w:t>
      </w:r>
    </w:p>
    <w:p w14:paraId="2E02FD91" w14:textId="19620A34" w:rsidR="00C90F40" w:rsidRDefault="00C90F40" w:rsidP="00C90F40">
      <w:pPr>
        <w:numPr>
          <w:ilvl w:val="0"/>
          <w:numId w:val="2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Region (Location) </w:t>
      </w:r>
    </w:p>
    <w:p w14:paraId="445148A7" w14:textId="20F9553C" w:rsidR="00C90F40" w:rsidRPr="00C90F40" w:rsidRDefault="00C90F40" w:rsidP="00C90F40">
      <w:pPr>
        <w:numPr>
          <w:ilvl w:val="0"/>
          <w:numId w:val="2"/>
        </w:num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Occupation </w:t>
      </w:r>
    </w:p>
    <w:p w14:paraId="31377015" w14:textId="77777777" w:rsidR="00C90F40" w:rsidRPr="00C90F40" w:rsidRDefault="00C90F40" w:rsidP="00C90F40">
      <w:pPr>
        <w:spacing w:after="0"/>
        <w:rPr>
          <w:b/>
          <w:bCs/>
          <w:sz w:val="22"/>
          <w:szCs w:val="22"/>
        </w:rPr>
      </w:pPr>
      <w:r w:rsidRPr="00C90F40">
        <w:rPr>
          <w:b/>
          <w:bCs/>
          <w:sz w:val="22"/>
          <w:szCs w:val="22"/>
        </w:rPr>
        <w:t>When You Use the App</w:t>
      </w:r>
    </w:p>
    <w:p w14:paraId="36D39BD6" w14:textId="77777777" w:rsidR="00C90F40" w:rsidRPr="00C90F40" w:rsidRDefault="00C90F40" w:rsidP="00C90F40">
      <w:pPr>
        <w:spacing w:after="0"/>
        <w:rPr>
          <w:sz w:val="22"/>
          <w:szCs w:val="22"/>
        </w:rPr>
      </w:pPr>
      <w:r w:rsidRPr="00C90F40">
        <w:rPr>
          <w:b/>
          <w:bCs/>
          <w:sz w:val="22"/>
          <w:szCs w:val="22"/>
        </w:rPr>
        <w:t>Your Voice Data:</w:t>
      </w:r>
    </w:p>
    <w:p w14:paraId="6F0E4225" w14:textId="77777777" w:rsidR="00C90F40" w:rsidRPr="00C90F40" w:rsidRDefault="00C90F40" w:rsidP="00C90F40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C90F40">
        <w:rPr>
          <w:sz w:val="22"/>
          <w:szCs w:val="22"/>
        </w:rPr>
        <w:t>Voice recordings you create in the app</w:t>
      </w:r>
    </w:p>
    <w:p w14:paraId="110C8ABE" w14:textId="77777777" w:rsidR="00C90F40" w:rsidRPr="00C90F40" w:rsidRDefault="00C90F40" w:rsidP="00C90F40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C90F40">
        <w:rPr>
          <w:sz w:val="22"/>
          <w:szCs w:val="22"/>
        </w:rPr>
        <w:t>Audio files you upload (optional)</w:t>
      </w:r>
    </w:p>
    <w:p w14:paraId="293353E5" w14:textId="77777777" w:rsidR="00C90F40" w:rsidRPr="00C90F40" w:rsidRDefault="00C90F40" w:rsidP="00C90F40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C90F40">
        <w:rPr>
          <w:sz w:val="22"/>
          <w:szCs w:val="22"/>
        </w:rPr>
        <w:t>Written transcripts of your speech</w:t>
      </w:r>
    </w:p>
    <w:p w14:paraId="31264CDD" w14:textId="77777777" w:rsidR="00C90F40" w:rsidRPr="00C90F40" w:rsidRDefault="00C90F40" w:rsidP="00C90F40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C90F40">
        <w:rPr>
          <w:sz w:val="22"/>
          <w:szCs w:val="22"/>
        </w:rPr>
        <w:t>Emotional analysis and insights from your recordings</w:t>
      </w:r>
    </w:p>
    <w:p w14:paraId="255F7781" w14:textId="77777777" w:rsidR="00C90F40" w:rsidRPr="00C90F40" w:rsidRDefault="00C90F40" w:rsidP="00C90F40">
      <w:pPr>
        <w:spacing w:after="0"/>
        <w:rPr>
          <w:sz w:val="22"/>
          <w:szCs w:val="22"/>
        </w:rPr>
      </w:pPr>
      <w:r w:rsidRPr="00C90F40">
        <w:rPr>
          <w:b/>
          <w:bCs/>
          <w:sz w:val="22"/>
          <w:szCs w:val="22"/>
        </w:rPr>
        <w:t>Payment Information:</w:t>
      </w:r>
    </w:p>
    <w:p w14:paraId="5A7852B3" w14:textId="77777777" w:rsidR="00C90F40" w:rsidRPr="00C90F40" w:rsidRDefault="00C90F40" w:rsidP="00C90F40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C90F40">
        <w:rPr>
          <w:sz w:val="22"/>
          <w:szCs w:val="22"/>
        </w:rPr>
        <w:t>Billing details (processed securely by app stores)</w:t>
      </w:r>
    </w:p>
    <w:p w14:paraId="550977C4" w14:textId="77777777" w:rsidR="00C90F40" w:rsidRPr="00C90F40" w:rsidRDefault="00C90F40" w:rsidP="00C90F40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C90F40">
        <w:rPr>
          <w:sz w:val="22"/>
          <w:szCs w:val="22"/>
        </w:rPr>
        <w:t>Purchase history</w:t>
      </w:r>
    </w:p>
    <w:p w14:paraId="674472C4" w14:textId="77777777" w:rsidR="00C90F40" w:rsidRPr="00C90F40" w:rsidRDefault="00C90F40" w:rsidP="00C90F40">
      <w:pPr>
        <w:spacing w:after="0"/>
        <w:rPr>
          <w:sz w:val="22"/>
          <w:szCs w:val="22"/>
        </w:rPr>
      </w:pPr>
      <w:r w:rsidRPr="00C90F40">
        <w:rPr>
          <w:b/>
          <w:bCs/>
          <w:sz w:val="22"/>
          <w:szCs w:val="22"/>
        </w:rPr>
        <w:t>Location Information:</w:t>
      </w:r>
    </w:p>
    <w:p w14:paraId="47F3BDDE" w14:textId="77777777" w:rsidR="00C90F40" w:rsidRPr="00C90F40" w:rsidRDefault="00C90F40" w:rsidP="00C90F40">
      <w:pPr>
        <w:numPr>
          <w:ilvl w:val="0"/>
          <w:numId w:val="5"/>
        </w:numPr>
        <w:spacing w:after="0"/>
        <w:rPr>
          <w:sz w:val="22"/>
          <w:szCs w:val="22"/>
        </w:rPr>
      </w:pPr>
      <w:r w:rsidRPr="00C90F40">
        <w:rPr>
          <w:sz w:val="22"/>
          <w:szCs w:val="22"/>
        </w:rPr>
        <w:t>General location (based on your device or IP address) if you allow it</w:t>
      </w:r>
    </w:p>
    <w:p w14:paraId="6CC7C05E" w14:textId="77777777" w:rsidR="00C90F40" w:rsidRPr="00C90F40" w:rsidRDefault="00C90F40" w:rsidP="00C90F40">
      <w:pPr>
        <w:spacing w:after="0"/>
        <w:rPr>
          <w:sz w:val="22"/>
          <w:szCs w:val="22"/>
        </w:rPr>
      </w:pPr>
      <w:r w:rsidRPr="00C90F40">
        <w:rPr>
          <w:b/>
          <w:bCs/>
          <w:sz w:val="22"/>
          <w:szCs w:val="22"/>
        </w:rPr>
        <w:t>App Usage Information:</w:t>
      </w:r>
    </w:p>
    <w:p w14:paraId="462BC45E" w14:textId="77777777" w:rsidR="00C90F40" w:rsidRPr="00C90F40" w:rsidRDefault="00C90F40" w:rsidP="00C90F40">
      <w:pPr>
        <w:numPr>
          <w:ilvl w:val="0"/>
          <w:numId w:val="6"/>
        </w:numPr>
        <w:spacing w:after="0"/>
        <w:rPr>
          <w:sz w:val="22"/>
          <w:szCs w:val="22"/>
        </w:rPr>
      </w:pPr>
      <w:r w:rsidRPr="00C90F40">
        <w:rPr>
          <w:sz w:val="22"/>
          <w:szCs w:val="22"/>
        </w:rPr>
        <w:t>How you use different features</w:t>
      </w:r>
    </w:p>
    <w:p w14:paraId="18192B7C" w14:textId="77777777" w:rsidR="00C90F40" w:rsidRPr="00C90F40" w:rsidRDefault="00C90F40" w:rsidP="00C90F40">
      <w:pPr>
        <w:numPr>
          <w:ilvl w:val="0"/>
          <w:numId w:val="6"/>
        </w:numPr>
        <w:spacing w:after="0"/>
        <w:rPr>
          <w:sz w:val="22"/>
          <w:szCs w:val="22"/>
        </w:rPr>
      </w:pPr>
      <w:r w:rsidRPr="00C90F40">
        <w:rPr>
          <w:sz w:val="22"/>
          <w:szCs w:val="22"/>
        </w:rPr>
        <w:t>Device type and operating system</w:t>
      </w:r>
    </w:p>
    <w:p w14:paraId="18A5E5A7" w14:textId="77777777" w:rsidR="00C90F40" w:rsidRPr="00C90F40" w:rsidRDefault="00C90F40" w:rsidP="00C90F40">
      <w:pPr>
        <w:numPr>
          <w:ilvl w:val="0"/>
          <w:numId w:val="6"/>
        </w:numPr>
        <w:spacing w:after="0"/>
        <w:rPr>
          <w:sz w:val="22"/>
          <w:szCs w:val="22"/>
        </w:rPr>
      </w:pPr>
      <w:r w:rsidRPr="00C90F40">
        <w:rPr>
          <w:sz w:val="22"/>
          <w:szCs w:val="22"/>
        </w:rPr>
        <w:t>App crashes or errors (to help us fix problems)</w:t>
      </w:r>
    </w:p>
    <w:p w14:paraId="2F67F496" w14:textId="77777777" w:rsidR="00C90F40" w:rsidRPr="00C90F40" w:rsidRDefault="00C90F40" w:rsidP="00C90F40">
      <w:pPr>
        <w:spacing w:after="0"/>
        <w:rPr>
          <w:b/>
          <w:bCs/>
          <w:sz w:val="22"/>
          <w:szCs w:val="22"/>
        </w:rPr>
      </w:pPr>
      <w:r w:rsidRPr="00C90F40">
        <w:rPr>
          <w:b/>
          <w:bCs/>
          <w:sz w:val="22"/>
          <w:szCs w:val="22"/>
        </w:rPr>
        <w:t>What We DON'T Collect</w:t>
      </w:r>
    </w:p>
    <w:p w14:paraId="421EEBD2" w14:textId="7E1049FD" w:rsidR="00C90F40" w:rsidRPr="00C90F40" w:rsidRDefault="00C90F40" w:rsidP="00C90F40">
      <w:pPr>
        <w:numPr>
          <w:ilvl w:val="0"/>
          <w:numId w:val="7"/>
        </w:numPr>
        <w:spacing w:after="0"/>
        <w:rPr>
          <w:sz w:val="22"/>
          <w:szCs w:val="22"/>
        </w:rPr>
      </w:pPr>
      <w:r w:rsidRPr="00C90F40">
        <w:rPr>
          <w:sz w:val="22"/>
          <w:szCs w:val="22"/>
        </w:rPr>
        <w:t>We don't use cookies or hidden tracking technology</w:t>
      </w:r>
      <w:r w:rsidR="0043478E">
        <w:rPr>
          <w:sz w:val="22"/>
          <w:szCs w:val="22"/>
        </w:rPr>
        <w:t xml:space="preserve"> without your consent</w:t>
      </w:r>
    </w:p>
    <w:p w14:paraId="37499C26" w14:textId="77777777" w:rsidR="00C90F40" w:rsidRPr="00C90F40" w:rsidRDefault="00C90F40" w:rsidP="00C90F40">
      <w:pPr>
        <w:numPr>
          <w:ilvl w:val="0"/>
          <w:numId w:val="7"/>
        </w:numPr>
        <w:spacing w:after="0"/>
        <w:rPr>
          <w:sz w:val="22"/>
          <w:szCs w:val="22"/>
        </w:rPr>
      </w:pPr>
      <w:r w:rsidRPr="00C90F40">
        <w:rPr>
          <w:sz w:val="22"/>
          <w:szCs w:val="22"/>
        </w:rPr>
        <w:t>We don't collect data from other apps on your phone</w:t>
      </w:r>
    </w:p>
    <w:p w14:paraId="1DF834E0" w14:textId="77777777" w:rsidR="00C90F40" w:rsidRPr="00C90F40" w:rsidRDefault="00C90F40" w:rsidP="00C90F40">
      <w:pPr>
        <w:spacing w:after="0"/>
        <w:rPr>
          <w:b/>
          <w:bCs/>
          <w:sz w:val="22"/>
          <w:szCs w:val="22"/>
        </w:rPr>
      </w:pPr>
      <w:r w:rsidRPr="00C90F40">
        <w:rPr>
          <w:b/>
          <w:bCs/>
          <w:sz w:val="22"/>
          <w:szCs w:val="22"/>
        </w:rPr>
        <w:t>2. How We Use Your Information</w:t>
      </w:r>
    </w:p>
    <w:p w14:paraId="56112B66" w14:textId="77777777" w:rsidR="00C90F40" w:rsidRPr="00C90F40" w:rsidRDefault="00C90F40" w:rsidP="00C90F40">
      <w:pPr>
        <w:spacing w:after="0"/>
        <w:rPr>
          <w:sz w:val="22"/>
          <w:szCs w:val="22"/>
        </w:rPr>
      </w:pPr>
      <w:r w:rsidRPr="00C90F40">
        <w:rPr>
          <w:b/>
          <w:bCs/>
          <w:sz w:val="22"/>
          <w:szCs w:val="22"/>
        </w:rPr>
        <w:t xml:space="preserve">To Provide </w:t>
      </w:r>
      <w:proofErr w:type="spellStart"/>
      <w:r w:rsidRPr="00C90F40">
        <w:rPr>
          <w:b/>
          <w:bCs/>
          <w:sz w:val="22"/>
          <w:szCs w:val="22"/>
        </w:rPr>
        <w:t>SpeakEQ</w:t>
      </w:r>
      <w:proofErr w:type="spellEnd"/>
      <w:r w:rsidRPr="00C90F40">
        <w:rPr>
          <w:b/>
          <w:bCs/>
          <w:sz w:val="22"/>
          <w:szCs w:val="22"/>
        </w:rPr>
        <w:t xml:space="preserve"> Services:</w:t>
      </w:r>
    </w:p>
    <w:p w14:paraId="6BBAC078" w14:textId="77777777" w:rsidR="00C90F40" w:rsidRPr="00C90F40" w:rsidRDefault="00C90F40" w:rsidP="00C90F40">
      <w:pPr>
        <w:numPr>
          <w:ilvl w:val="0"/>
          <w:numId w:val="8"/>
        </w:numPr>
        <w:spacing w:after="0"/>
        <w:rPr>
          <w:sz w:val="22"/>
          <w:szCs w:val="22"/>
        </w:rPr>
      </w:pPr>
      <w:r w:rsidRPr="00C90F40">
        <w:rPr>
          <w:sz w:val="22"/>
          <w:szCs w:val="22"/>
        </w:rPr>
        <w:t>Analyze your voice recordings and provide insights</w:t>
      </w:r>
    </w:p>
    <w:p w14:paraId="7676A251" w14:textId="77777777" w:rsidR="00C90F40" w:rsidRPr="00C90F40" w:rsidRDefault="00C90F40" w:rsidP="00C90F40">
      <w:pPr>
        <w:numPr>
          <w:ilvl w:val="0"/>
          <w:numId w:val="8"/>
        </w:numPr>
        <w:spacing w:after="0"/>
        <w:rPr>
          <w:sz w:val="22"/>
          <w:szCs w:val="22"/>
        </w:rPr>
      </w:pPr>
      <w:r w:rsidRPr="00C90F40">
        <w:rPr>
          <w:sz w:val="22"/>
          <w:szCs w:val="22"/>
        </w:rPr>
        <w:t>Create transcripts of your speech</w:t>
      </w:r>
    </w:p>
    <w:p w14:paraId="403DFED4" w14:textId="77777777" w:rsidR="00C90F40" w:rsidRPr="00C90F40" w:rsidRDefault="00C90F40" w:rsidP="00C90F40">
      <w:pPr>
        <w:numPr>
          <w:ilvl w:val="0"/>
          <w:numId w:val="8"/>
        </w:numPr>
        <w:spacing w:after="0"/>
        <w:rPr>
          <w:sz w:val="22"/>
          <w:szCs w:val="22"/>
        </w:rPr>
      </w:pPr>
      <w:r w:rsidRPr="00C90F40">
        <w:rPr>
          <w:sz w:val="22"/>
          <w:szCs w:val="22"/>
        </w:rPr>
        <w:lastRenderedPageBreak/>
        <w:t>Store your data securely so you can access it anytime</w:t>
      </w:r>
    </w:p>
    <w:p w14:paraId="2565D92B" w14:textId="77777777" w:rsidR="00C90F40" w:rsidRPr="00C90F40" w:rsidRDefault="00C90F40" w:rsidP="00C90F40">
      <w:pPr>
        <w:numPr>
          <w:ilvl w:val="0"/>
          <w:numId w:val="8"/>
        </w:numPr>
        <w:spacing w:after="0"/>
        <w:rPr>
          <w:sz w:val="22"/>
          <w:szCs w:val="22"/>
        </w:rPr>
      </w:pPr>
      <w:r w:rsidRPr="00C90F40">
        <w:rPr>
          <w:sz w:val="22"/>
          <w:szCs w:val="22"/>
        </w:rPr>
        <w:t>Improve our emotion recognition technology by training our models with your voice data (always encrypted and protected)</w:t>
      </w:r>
    </w:p>
    <w:p w14:paraId="4F490B68" w14:textId="77777777" w:rsidR="00C90F40" w:rsidRPr="00C90F40" w:rsidRDefault="00C90F40" w:rsidP="00C90F40">
      <w:pPr>
        <w:numPr>
          <w:ilvl w:val="0"/>
          <w:numId w:val="8"/>
        </w:numPr>
        <w:spacing w:after="0"/>
        <w:rPr>
          <w:sz w:val="22"/>
          <w:szCs w:val="22"/>
        </w:rPr>
      </w:pPr>
      <w:r w:rsidRPr="00C90F40">
        <w:rPr>
          <w:sz w:val="22"/>
          <w:szCs w:val="22"/>
        </w:rPr>
        <w:t>Make the app better based on how people use it</w:t>
      </w:r>
    </w:p>
    <w:p w14:paraId="404764E1" w14:textId="77777777" w:rsidR="00C90F40" w:rsidRPr="00C90F40" w:rsidRDefault="00C90F40" w:rsidP="00C90F40">
      <w:pPr>
        <w:spacing w:after="0"/>
        <w:rPr>
          <w:sz w:val="22"/>
          <w:szCs w:val="22"/>
        </w:rPr>
      </w:pPr>
      <w:r w:rsidRPr="00C90F40">
        <w:rPr>
          <w:b/>
          <w:bCs/>
          <w:sz w:val="22"/>
          <w:szCs w:val="22"/>
        </w:rPr>
        <w:t>To Manage Your Account:</w:t>
      </w:r>
    </w:p>
    <w:p w14:paraId="0DF5EC40" w14:textId="77777777" w:rsidR="00C90F40" w:rsidRPr="00C90F40" w:rsidRDefault="00C90F40" w:rsidP="00C90F40">
      <w:pPr>
        <w:numPr>
          <w:ilvl w:val="0"/>
          <w:numId w:val="9"/>
        </w:numPr>
        <w:spacing w:after="0"/>
        <w:rPr>
          <w:sz w:val="22"/>
          <w:szCs w:val="22"/>
        </w:rPr>
      </w:pPr>
      <w:r w:rsidRPr="00C90F40">
        <w:rPr>
          <w:sz w:val="22"/>
          <w:szCs w:val="22"/>
        </w:rPr>
        <w:t>Create and maintain your account</w:t>
      </w:r>
    </w:p>
    <w:p w14:paraId="2E7504EE" w14:textId="77777777" w:rsidR="00C90F40" w:rsidRPr="00C90F40" w:rsidRDefault="00C90F40" w:rsidP="00C90F40">
      <w:pPr>
        <w:numPr>
          <w:ilvl w:val="0"/>
          <w:numId w:val="9"/>
        </w:numPr>
        <w:spacing w:after="0"/>
        <w:rPr>
          <w:sz w:val="22"/>
          <w:szCs w:val="22"/>
        </w:rPr>
      </w:pPr>
      <w:r w:rsidRPr="00C90F40">
        <w:rPr>
          <w:sz w:val="22"/>
          <w:szCs w:val="22"/>
        </w:rPr>
        <w:t>Verify your identity when you log in</w:t>
      </w:r>
    </w:p>
    <w:p w14:paraId="5A4AE258" w14:textId="77777777" w:rsidR="00C90F40" w:rsidRPr="00C90F40" w:rsidRDefault="00C90F40" w:rsidP="00C90F40">
      <w:pPr>
        <w:numPr>
          <w:ilvl w:val="0"/>
          <w:numId w:val="9"/>
        </w:numPr>
        <w:spacing w:after="0"/>
        <w:rPr>
          <w:sz w:val="22"/>
          <w:szCs w:val="22"/>
        </w:rPr>
      </w:pPr>
      <w:r w:rsidRPr="00C90F40">
        <w:rPr>
          <w:sz w:val="22"/>
          <w:szCs w:val="22"/>
        </w:rPr>
        <w:t>Send you important updates about the app</w:t>
      </w:r>
    </w:p>
    <w:p w14:paraId="05DA398A" w14:textId="77777777" w:rsidR="00C90F40" w:rsidRPr="00C90F40" w:rsidRDefault="00C90F40" w:rsidP="00C90F40">
      <w:pPr>
        <w:numPr>
          <w:ilvl w:val="0"/>
          <w:numId w:val="9"/>
        </w:numPr>
        <w:spacing w:after="0"/>
        <w:rPr>
          <w:sz w:val="22"/>
          <w:szCs w:val="22"/>
        </w:rPr>
      </w:pPr>
      <w:r w:rsidRPr="00C90F40">
        <w:rPr>
          <w:sz w:val="22"/>
          <w:szCs w:val="22"/>
        </w:rPr>
        <w:t>Provide customer support when you need help</w:t>
      </w:r>
    </w:p>
    <w:p w14:paraId="1FDE285E" w14:textId="77777777" w:rsidR="00C90F40" w:rsidRPr="00C90F40" w:rsidRDefault="00C90F40" w:rsidP="00C90F40">
      <w:pPr>
        <w:spacing w:after="0"/>
        <w:rPr>
          <w:sz w:val="22"/>
          <w:szCs w:val="22"/>
        </w:rPr>
      </w:pPr>
      <w:r w:rsidRPr="00C90F40">
        <w:rPr>
          <w:b/>
          <w:bCs/>
          <w:sz w:val="22"/>
          <w:szCs w:val="22"/>
        </w:rPr>
        <w:t>To Process Payments:</w:t>
      </w:r>
    </w:p>
    <w:p w14:paraId="28BF71B2" w14:textId="0139068D" w:rsidR="00C90F40" w:rsidRPr="00C90F40" w:rsidRDefault="00C90F40" w:rsidP="00C90F40">
      <w:pPr>
        <w:numPr>
          <w:ilvl w:val="0"/>
          <w:numId w:val="10"/>
        </w:numPr>
        <w:spacing w:after="0"/>
        <w:rPr>
          <w:sz w:val="22"/>
          <w:szCs w:val="22"/>
        </w:rPr>
      </w:pPr>
      <w:r w:rsidRPr="00C90F40">
        <w:rPr>
          <w:sz w:val="22"/>
          <w:szCs w:val="22"/>
        </w:rPr>
        <w:t>Handle payments</w:t>
      </w:r>
    </w:p>
    <w:p w14:paraId="53798172" w14:textId="77777777" w:rsidR="00C90F40" w:rsidRPr="00C90F40" w:rsidRDefault="00C90F40" w:rsidP="00C90F40">
      <w:pPr>
        <w:numPr>
          <w:ilvl w:val="0"/>
          <w:numId w:val="10"/>
        </w:numPr>
        <w:spacing w:after="0"/>
        <w:rPr>
          <w:sz w:val="22"/>
          <w:szCs w:val="22"/>
        </w:rPr>
      </w:pPr>
      <w:proofErr w:type="gramStart"/>
      <w:r w:rsidRPr="00C90F40">
        <w:rPr>
          <w:sz w:val="22"/>
          <w:szCs w:val="22"/>
        </w:rPr>
        <w:t>Prevent</w:t>
      </w:r>
      <w:proofErr w:type="gramEnd"/>
      <w:r w:rsidRPr="00C90F40">
        <w:rPr>
          <w:sz w:val="22"/>
          <w:szCs w:val="22"/>
        </w:rPr>
        <w:t xml:space="preserve"> fraud</w:t>
      </w:r>
    </w:p>
    <w:p w14:paraId="7767CCB3" w14:textId="77777777" w:rsidR="00C90F40" w:rsidRPr="00C90F40" w:rsidRDefault="00C90F40" w:rsidP="00C90F40">
      <w:pPr>
        <w:spacing w:after="0"/>
        <w:rPr>
          <w:sz w:val="22"/>
          <w:szCs w:val="22"/>
        </w:rPr>
      </w:pPr>
      <w:r w:rsidRPr="00C90F40">
        <w:rPr>
          <w:b/>
          <w:bCs/>
          <w:sz w:val="22"/>
          <w:szCs w:val="22"/>
        </w:rPr>
        <w:t>For Legal and Security Reasons:</w:t>
      </w:r>
    </w:p>
    <w:p w14:paraId="6424EA82" w14:textId="77777777" w:rsidR="00C90F40" w:rsidRPr="00C90F40" w:rsidRDefault="00C90F40" w:rsidP="00C90F40">
      <w:pPr>
        <w:numPr>
          <w:ilvl w:val="0"/>
          <w:numId w:val="11"/>
        </w:numPr>
        <w:spacing w:after="0"/>
        <w:rPr>
          <w:sz w:val="22"/>
          <w:szCs w:val="22"/>
        </w:rPr>
      </w:pPr>
      <w:r w:rsidRPr="00C90F40">
        <w:rPr>
          <w:sz w:val="22"/>
          <w:szCs w:val="22"/>
        </w:rPr>
        <w:t>Protect against misuse of the app</w:t>
      </w:r>
    </w:p>
    <w:p w14:paraId="77456440" w14:textId="77777777" w:rsidR="00C90F40" w:rsidRPr="00C90F40" w:rsidRDefault="00C90F40" w:rsidP="00C90F40">
      <w:pPr>
        <w:numPr>
          <w:ilvl w:val="0"/>
          <w:numId w:val="11"/>
        </w:numPr>
        <w:spacing w:after="0"/>
        <w:rPr>
          <w:sz w:val="22"/>
          <w:szCs w:val="22"/>
        </w:rPr>
      </w:pPr>
      <w:r w:rsidRPr="00C90F40">
        <w:rPr>
          <w:sz w:val="22"/>
          <w:szCs w:val="22"/>
        </w:rPr>
        <w:t>Comply with laws and legal requests</w:t>
      </w:r>
    </w:p>
    <w:p w14:paraId="3C23E216" w14:textId="77777777" w:rsidR="00C90F40" w:rsidRPr="00C90F40" w:rsidRDefault="00C90F40" w:rsidP="00C90F40">
      <w:pPr>
        <w:numPr>
          <w:ilvl w:val="0"/>
          <w:numId w:val="11"/>
        </w:numPr>
        <w:spacing w:after="0"/>
        <w:rPr>
          <w:sz w:val="22"/>
          <w:szCs w:val="22"/>
        </w:rPr>
      </w:pPr>
      <w:r w:rsidRPr="00C90F40">
        <w:rPr>
          <w:sz w:val="22"/>
          <w:szCs w:val="22"/>
        </w:rPr>
        <w:t>Keep the app secure</w:t>
      </w:r>
    </w:p>
    <w:p w14:paraId="47A54321" w14:textId="77777777" w:rsidR="00C90F40" w:rsidRPr="00C90F40" w:rsidRDefault="00C90F40" w:rsidP="00C90F40">
      <w:pPr>
        <w:spacing w:after="0"/>
        <w:rPr>
          <w:b/>
          <w:bCs/>
          <w:sz w:val="22"/>
          <w:szCs w:val="22"/>
        </w:rPr>
      </w:pPr>
      <w:r w:rsidRPr="00C90F40">
        <w:rPr>
          <w:b/>
          <w:bCs/>
          <w:sz w:val="22"/>
          <w:szCs w:val="22"/>
        </w:rPr>
        <w:t>Legal Basis (For European Users)</w:t>
      </w:r>
    </w:p>
    <w:p w14:paraId="2A0D1A5D" w14:textId="77777777" w:rsidR="00C90F40" w:rsidRPr="00C90F40" w:rsidRDefault="00C90F40" w:rsidP="00C90F40">
      <w:pPr>
        <w:spacing w:after="0"/>
        <w:rPr>
          <w:sz w:val="22"/>
          <w:szCs w:val="22"/>
        </w:rPr>
      </w:pPr>
      <w:r w:rsidRPr="00C90F40">
        <w:rPr>
          <w:sz w:val="22"/>
          <w:szCs w:val="22"/>
        </w:rPr>
        <w:t xml:space="preserve">If you're in Europe, we </w:t>
      </w:r>
      <w:proofErr w:type="gramStart"/>
      <w:r w:rsidRPr="00C90F40">
        <w:rPr>
          <w:sz w:val="22"/>
          <w:szCs w:val="22"/>
        </w:rPr>
        <w:t>process</w:t>
      </w:r>
      <w:proofErr w:type="gramEnd"/>
      <w:r w:rsidRPr="00C90F40">
        <w:rPr>
          <w:sz w:val="22"/>
          <w:szCs w:val="22"/>
        </w:rPr>
        <w:t xml:space="preserve"> your data based on:</w:t>
      </w:r>
    </w:p>
    <w:p w14:paraId="53B91F4D" w14:textId="77777777" w:rsidR="00C90F40" w:rsidRPr="00C90F40" w:rsidRDefault="00C90F40" w:rsidP="00C90F40">
      <w:pPr>
        <w:numPr>
          <w:ilvl w:val="0"/>
          <w:numId w:val="12"/>
        </w:numPr>
        <w:spacing w:after="0"/>
        <w:rPr>
          <w:sz w:val="22"/>
          <w:szCs w:val="22"/>
        </w:rPr>
      </w:pPr>
      <w:r w:rsidRPr="00C90F40">
        <w:rPr>
          <w:b/>
          <w:bCs/>
          <w:sz w:val="22"/>
          <w:szCs w:val="22"/>
        </w:rPr>
        <w:t>Contract:</w:t>
      </w:r>
      <w:r w:rsidRPr="00C90F40">
        <w:rPr>
          <w:sz w:val="22"/>
          <w:szCs w:val="22"/>
        </w:rPr>
        <w:t xml:space="preserve"> We need your data to provide the service you signed up for</w:t>
      </w:r>
    </w:p>
    <w:p w14:paraId="7FF2ABAE" w14:textId="77777777" w:rsidR="00C90F40" w:rsidRPr="00C90F40" w:rsidRDefault="00C90F40" w:rsidP="00C90F40">
      <w:pPr>
        <w:numPr>
          <w:ilvl w:val="0"/>
          <w:numId w:val="12"/>
        </w:numPr>
        <w:spacing w:after="0"/>
        <w:rPr>
          <w:sz w:val="22"/>
          <w:szCs w:val="22"/>
        </w:rPr>
      </w:pPr>
      <w:r w:rsidRPr="00C90F40">
        <w:rPr>
          <w:b/>
          <w:bCs/>
          <w:sz w:val="22"/>
          <w:szCs w:val="22"/>
        </w:rPr>
        <w:t>Legitimate Interest:</w:t>
      </w:r>
      <w:r w:rsidRPr="00C90F40">
        <w:rPr>
          <w:sz w:val="22"/>
          <w:szCs w:val="22"/>
        </w:rPr>
        <w:t xml:space="preserve"> Improving our service and preventing fraud</w:t>
      </w:r>
    </w:p>
    <w:p w14:paraId="1BB122D5" w14:textId="77777777" w:rsidR="00C90F40" w:rsidRPr="00C90F40" w:rsidRDefault="00C90F40" w:rsidP="00C90F40">
      <w:pPr>
        <w:numPr>
          <w:ilvl w:val="0"/>
          <w:numId w:val="12"/>
        </w:numPr>
        <w:spacing w:after="0"/>
        <w:rPr>
          <w:sz w:val="22"/>
          <w:szCs w:val="22"/>
        </w:rPr>
      </w:pPr>
      <w:r w:rsidRPr="00C90F40">
        <w:rPr>
          <w:b/>
          <w:bCs/>
          <w:sz w:val="22"/>
          <w:szCs w:val="22"/>
        </w:rPr>
        <w:t>Consent:</w:t>
      </w:r>
      <w:r w:rsidRPr="00C90F40">
        <w:rPr>
          <w:sz w:val="22"/>
          <w:szCs w:val="22"/>
        </w:rPr>
        <w:t xml:space="preserve"> When you've given us permission for optional features</w:t>
      </w:r>
    </w:p>
    <w:p w14:paraId="7591F927" w14:textId="77777777" w:rsidR="00C90F40" w:rsidRPr="00C90F40" w:rsidRDefault="00C90F40" w:rsidP="00C90F40">
      <w:pPr>
        <w:numPr>
          <w:ilvl w:val="0"/>
          <w:numId w:val="12"/>
        </w:numPr>
        <w:spacing w:after="0"/>
        <w:rPr>
          <w:sz w:val="22"/>
          <w:szCs w:val="22"/>
        </w:rPr>
      </w:pPr>
      <w:r w:rsidRPr="00C90F40">
        <w:rPr>
          <w:b/>
          <w:bCs/>
          <w:sz w:val="22"/>
          <w:szCs w:val="22"/>
        </w:rPr>
        <w:t>Legal Requirement:</w:t>
      </w:r>
      <w:r w:rsidRPr="00C90F40">
        <w:rPr>
          <w:sz w:val="22"/>
          <w:szCs w:val="22"/>
        </w:rPr>
        <w:t xml:space="preserve"> When the law requires it</w:t>
      </w:r>
    </w:p>
    <w:p w14:paraId="7C103AB6" w14:textId="77777777" w:rsidR="00C90F40" w:rsidRPr="00C90F40" w:rsidRDefault="00C90F40" w:rsidP="00C90F40">
      <w:pPr>
        <w:spacing w:after="0"/>
        <w:rPr>
          <w:b/>
          <w:bCs/>
          <w:sz w:val="22"/>
          <w:szCs w:val="22"/>
        </w:rPr>
      </w:pPr>
      <w:r w:rsidRPr="00C90F40">
        <w:rPr>
          <w:b/>
          <w:bCs/>
          <w:sz w:val="22"/>
          <w:szCs w:val="22"/>
        </w:rPr>
        <w:t>3. Who We Share Your Information With</w:t>
      </w:r>
    </w:p>
    <w:p w14:paraId="15A9478A" w14:textId="77777777" w:rsidR="00C90F40" w:rsidRPr="00C90F40" w:rsidRDefault="00C90F40" w:rsidP="00C90F40">
      <w:pPr>
        <w:spacing w:after="0"/>
        <w:rPr>
          <w:sz w:val="22"/>
          <w:szCs w:val="22"/>
        </w:rPr>
      </w:pPr>
      <w:r w:rsidRPr="00C90F40">
        <w:rPr>
          <w:b/>
          <w:bCs/>
          <w:sz w:val="22"/>
          <w:szCs w:val="22"/>
        </w:rPr>
        <w:t>We never sell your personal information.</w:t>
      </w:r>
    </w:p>
    <w:p w14:paraId="1A2A3082" w14:textId="77777777" w:rsidR="00C90F40" w:rsidRPr="00C90F40" w:rsidRDefault="00C90F40" w:rsidP="00C90F40">
      <w:pPr>
        <w:spacing w:after="0"/>
        <w:rPr>
          <w:sz w:val="22"/>
          <w:szCs w:val="22"/>
        </w:rPr>
      </w:pPr>
      <w:r w:rsidRPr="00C90F40">
        <w:rPr>
          <w:sz w:val="22"/>
          <w:szCs w:val="22"/>
        </w:rPr>
        <w:t>We only share your information in these specific situations:</w:t>
      </w:r>
    </w:p>
    <w:p w14:paraId="5F93A79E" w14:textId="77777777" w:rsidR="00C90F40" w:rsidRPr="00C90F40" w:rsidRDefault="00C90F40" w:rsidP="00C90F40">
      <w:pPr>
        <w:spacing w:after="0"/>
        <w:rPr>
          <w:sz w:val="22"/>
          <w:szCs w:val="22"/>
        </w:rPr>
      </w:pPr>
      <w:r w:rsidRPr="00C90F40">
        <w:rPr>
          <w:b/>
          <w:bCs/>
          <w:sz w:val="22"/>
          <w:szCs w:val="22"/>
        </w:rPr>
        <w:t>Service Partners:</w:t>
      </w:r>
      <w:r w:rsidRPr="00C90F40">
        <w:rPr>
          <w:sz w:val="22"/>
          <w:szCs w:val="22"/>
        </w:rPr>
        <w:t xml:space="preserve"> We work with trusted companies that help us run </w:t>
      </w:r>
      <w:proofErr w:type="spellStart"/>
      <w:r w:rsidRPr="00C90F40">
        <w:rPr>
          <w:sz w:val="22"/>
          <w:szCs w:val="22"/>
        </w:rPr>
        <w:t>SpeakEQ</w:t>
      </w:r>
      <w:proofErr w:type="spellEnd"/>
      <w:r w:rsidRPr="00C90F40">
        <w:rPr>
          <w:sz w:val="22"/>
          <w:szCs w:val="22"/>
        </w:rPr>
        <w:t>:</w:t>
      </w:r>
    </w:p>
    <w:p w14:paraId="3E9241AC" w14:textId="77777777" w:rsidR="00C90F40" w:rsidRPr="00C90F40" w:rsidRDefault="00C90F40" w:rsidP="00C90F40">
      <w:pPr>
        <w:numPr>
          <w:ilvl w:val="0"/>
          <w:numId w:val="13"/>
        </w:numPr>
        <w:spacing w:after="0"/>
        <w:rPr>
          <w:sz w:val="22"/>
          <w:szCs w:val="22"/>
        </w:rPr>
      </w:pPr>
      <w:r w:rsidRPr="00C90F40">
        <w:rPr>
          <w:sz w:val="22"/>
          <w:szCs w:val="22"/>
        </w:rPr>
        <w:t>Cloud storage providers (your data is encrypted)</w:t>
      </w:r>
    </w:p>
    <w:p w14:paraId="0BEE4532" w14:textId="77777777" w:rsidR="00C90F40" w:rsidRPr="00C90F40" w:rsidRDefault="00C90F40" w:rsidP="00C90F40">
      <w:pPr>
        <w:numPr>
          <w:ilvl w:val="0"/>
          <w:numId w:val="13"/>
        </w:numPr>
        <w:spacing w:after="0"/>
        <w:rPr>
          <w:sz w:val="22"/>
          <w:szCs w:val="22"/>
        </w:rPr>
      </w:pPr>
      <w:r w:rsidRPr="00C90F40">
        <w:rPr>
          <w:sz w:val="22"/>
          <w:szCs w:val="22"/>
        </w:rPr>
        <w:t>Payment processors (Apple, Google Play)</w:t>
      </w:r>
    </w:p>
    <w:p w14:paraId="4EE13D3F" w14:textId="77777777" w:rsidR="00C90F40" w:rsidRPr="00C90F40" w:rsidRDefault="00C90F40" w:rsidP="00C90F40">
      <w:pPr>
        <w:numPr>
          <w:ilvl w:val="0"/>
          <w:numId w:val="13"/>
        </w:numPr>
        <w:spacing w:after="0"/>
        <w:rPr>
          <w:sz w:val="22"/>
          <w:szCs w:val="22"/>
        </w:rPr>
      </w:pPr>
      <w:r w:rsidRPr="00C90F40">
        <w:rPr>
          <w:sz w:val="22"/>
          <w:szCs w:val="22"/>
        </w:rPr>
        <w:t>Technical infrastructure providers</w:t>
      </w:r>
    </w:p>
    <w:p w14:paraId="31F76890" w14:textId="77777777" w:rsidR="00C90F40" w:rsidRPr="00C90F40" w:rsidRDefault="00C90F40" w:rsidP="00C90F40">
      <w:pPr>
        <w:spacing w:after="0"/>
        <w:rPr>
          <w:sz w:val="22"/>
          <w:szCs w:val="22"/>
        </w:rPr>
      </w:pPr>
      <w:r w:rsidRPr="00C90F40">
        <w:rPr>
          <w:sz w:val="22"/>
          <w:szCs w:val="22"/>
        </w:rPr>
        <w:t>These partners can only use your data to help us provide the service, and they must protect it.</w:t>
      </w:r>
    </w:p>
    <w:p w14:paraId="7B732B82" w14:textId="0CB2E66F" w:rsidR="00C90F40" w:rsidRPr="00C90F40" w:rsidRDefault="00C90F40" w:rsidP="00C90F40">
      <w:pPr>
        <w:spacing w:after="0"/>
        <w:rPr>
          <w:sz w:val="22"/>
          <w:szCs w:val="22"/>
        </w:rPr>
      </w:pPr>
      <w:r w:rsidRPr="00C90F40">
        <w:rPr>
          <w:b/>
          <w:bCs/>
          <w:sz w:val="22"/>
          <w:szCs w:val="22"/>
        </w:rPr>
        <w:t>Legal Requirements:</w:t>
      </w:r>
      <w:r w:rsidRPr="00C90F40">
        <w:rPr>
          <w:sz w:val="22"/>
          <w:szCs w:val="22"/>
        </w:rPr>
        <w:t xml:space="preserve"> We may share information</w:t>
      </w:r>
      <w:ins w:id="14" w:author="Cherie Markley" w:date="2025-12-17T19:31:00Z" w16du:dateUtc="2025-12-18T01:31:00Z">
        <w:r w:rsidR="000C0EFF">
          <w:rPr>
            <w:sz w:val="22"/>
            <w:szCs w:val="22"/>
          </w:rPr>
          <w:t xml:space="preserve"> without notice</w:t>
        </w:r>
      </w:ins>
      <w:r w:rsidRPr="00C90F40">
        <w:rPr>
          <w:sz w:val="22"/>
          <w:szCs w:val="22"/>
        </w:rPr>
        <w:t xml:space="preserve"> if required by law</w:t>
      </w:r>
      <w:ins w:id="15" w:author="Cherie Markley" w:date="2025-12-17T19:31:00Z" w16du:dateUtc="2025-12-18T01:31:00Z">
        <w:r w:rsidR="000C0EFF">
          <w:rPr>
            <w:sz w:val="22"/>
            <w:szCs w:val="22"/>
          </w:rPr>
          <w:t xml:space="preserve"> or in the good</w:t>
        </w:r>
      </w:ins>
      <w:ins w:id="16" w:author="Cherie Markley" w:date="2025-12-17T19:32:00Z" w16du:dateUtc="2025-12-18T01:32:00Z">
        <w:r w:rsidR="000C0EFF">
          <w:rPr>
            <w:sz w:val="22"/>
            <w:szCs w:val="22"/>
          </w:rPr>
          <w:t>-</w:t>
        </w:r>
      </w:ins>
      <w:ins w:id="17" w:author="Cherie Markley" w:date="2025-12-17T19:31:00Z" w16du:dateUtc="2025-12-18T01:31:00Z">
        <w:r w:rsidR="000C0EFF">
          <w:rPr>
            <w:sz w:val="22"/>
            <w:szCs w:val="22"/>
          </w:rPr>
          <w:t>faith belief that such action is necessary</w:t>
        </w:r>
      </w:ins>
      <w:del w:id="18" w:author="Cherie Markley" w:date="2025-12-17T19:32:00Z" w16du:dateUtc="2025-12-18T01:32:00Z">
        <w:r w:rsidRPr="00C90F40" w:rsidDel="000C0EFF">
          <w:rPr>
            <w:sz w:val="22"/>
            <w:szCs w:val="22"/>
          </w:rPr>
          <w:delText>, such as</w:delText>
        </w:r>
      </w:del>
      <w:r w:rsidRPr="00C90F40">
        <w:rPr>
          <w:sz w:val="22"/>
          <w:szCs w:val="22"/>
        </w:rPr>
        <w:t>:</w:t>
      </w:r>
    </w:p>
    <w:p w14:paraId="0C591A35" w14:textId="0FB36778" w:rsidR="00C90F40" w:rsidRPr="00C90F40" w:rsidRDefault="000C0EFF" w:rsidP="00C90F40">
      <w:pPr>
        <w:numPr>
          <w:ilvl w:val="0"/>
          <w:numId w:val="14"/>
        </w:numPr>
        <w:spacing w:after="0"/>
        <w:rPr>
          <w:sz w:val="22"/>
          <w:szCs w:val="22"/>
        </w:rPr>
      </w:pPr>
      <w:ins w:id="19" w:author="Cherie Markley" w:date="2025-12-17T19:32:00Z" w16du:dateUtc="2025-12-18T01:32:00Z">
        <w:r>
          <w:rPr>
            <w:sz w:val="22"/>
            <w:szCs w:val="22"/>
          </w:rPr>
          <w:t xml:space="preserve">To abide by </w:t>
        </w:r>
      </w:ins>
      <w:r w:rsidR="00C90F40" w:rsidRPr="00C90F40">
        <w:rPr>
          <w:sz w:val="22"/>
          <w:szCs w:val="22"/>
        </w:rPr>
        <w:t>Court orders or legal processes</w:t>
      </w:r>
    </w:p>
    <w:p w14:paraId="514F2005" w14:textId="33BA6B6C" w:rsidR="00C90F40" w:rsidRPr="00C90F40" w:rsidRDefault="000C0EFF" w:rsidP="00C90F40">
      <w:pPr>
        <w:numPr>
          <w:ilvl w:val="0"/>
          <w:numId w:val="14"/>
        </w:numPr>
        <w:spacing w:after="0"/>
        <w:rPr>
          <w:sz w:val="22"/>
          <w:szCs w:val="22"/>
        </w:rPr>
      </w:pPr>
      <w:ins w:id="20" w:author="Cherie Markley" w:date="2025-12-17T19:32:00Z" w16du:dateUtc="2025-12-18T01:32:00Z">
        <w:r>
          <w:rPr>
            <w:sz w:val="22"/>
            <w:szCs w:val="22"/>
          </w:rPr>
          <w:t xml:space="preserve">To follow </w:t>
        </w:r>
      </w:ins>
      <w:r w:rsidR="00C90F40" w:rsidRPr="00C90F40">
        <w:rPr>
          <w:sz w:val="22"/>
          <w:szCs w:val="22"/>
        </w:rPr>
        <w:t>Government requests</w:t>
      </w:r>
    </w:p>
    <w:p w14:paraId="638C4591" w14:textId="77777777" w:rsidR="00C90F40" w:rsidRPr="00C90F40" w:rsidRDefault="00C90F40" w:rsidP="00C90F40">
      <w:pPr>
        <w:numPr>
          <w:ilvl w:val="0"/>
          <w:numId w:val="14"/>
        </w:numPr>
        <w:spacing w:after="0"/>
        <w:rPr>
          <w:sz w:val="22"/>
          <w:szCs w:val="22"/>
        </w:rPr>
      </w:pPr>
      <w:r w:rsidRPr="00C90F40">
        <w:rPr>
          <w:sz w:val="22"/>
          <w:szCs w:val="22"/>
        </w:rPr>
        <w:t>To prevent fraud or illegal activity</w:t>
      </w:r>
    </w:p>
    <w:p w14:paraId="1755BF25" w14:textId="77777777" w:rsidR="00C90F40" w:rsidRPr="00C90F40" w:rsidRDefault="00C90F40" w:rsidP="00C90F40">
      <w:pPr>
        <w:numPr>
          <w:ilvl w:val="0"/>
          <w:numId w:val="14"/>
        </w:numPr>
        <w:spacing w:after="0"/>
        <w:rPr>
          <w:sz w:val="22"/>
          <w:szCs w:val="22"/>
        </w:rPr>
      </w:pPr>
      <w:r w:rsidRPr="00C90F40">
        <w:rPr>
          <w:sz w:val="22"/>
          <w:szCs w:val="22"/>
        </w:rPr>
        <w:t>To protect our rights and safety</w:t>
      </w:r>
    </w:p>
    <w:p w14:paraId="37E7BC86" w14:textId="77777777" w:rsidR="00C90F40" w:rsidRPr="00C90F40" w:rsidRDefault="00C90F40" w:rsidP="00C90F40">
      <w:pPr>
        <w:spacing w:after="0"/>
        <w:rPr>
          <w:b/>
          <w:bCs/>
          <w:sz w:val="22"/>
          <w:szCs w:val="22"/>
        </w:rPr>
      </w:pPr>
      <w:r w:rsidRPr="00C90F40">
        <w:rPr>
          <w:b/>
          <w:bCs/>
          <w:sz w:val="22"/>
          <w:szCs w:val="22"/>
        </w:rPr>
        <w:t>4. How We Protect Your Data</w:t>
      </w:r>
    </w:p>
    <w:p w14:paraId="503843A9" w14:textId="77777777" w:rsidR="00C90F40" w:rsidRPr="00C90F40" w:rsidRDefault="00C90F40" w:rsidP="00C90F40">
      <w:pPr>
        <w:spacing w:after="0"/>
        <w:rPr>
          <w:sz w:val="22"/>
          <w:szCs w:val="22"/>
        </w:rPr>
      </w:pPr>
      <w:r w:rsidRPr="00C90F40">
        <w:rPr>
          <w:b/>
          <w:bCs/>
          <w:sz w:val="22"/>
          <w:szCs w:val="22"/>
        </w:rPr>
        <w:t>Strong Security Measures:</w:t>
      </w:r>
    </w:p>
    <w:p w14:paraId="19888237" w14:textId="77777777" w:rsidR="00C90F40" w:rsidRPr="00C90F40" w:rsidRDefault="00C90F40" w:rsidP="00C90F40">
      <w:pPr>
        <w:numPr>
          <w:ilvl w:val="0"/>
          <w:numId w:val="15"/>
        </w:numPr>
        <w:spacing w:after="0"/>
        <w:rPr>
          <w:sz w:val="22"/>
          <w:szCs w:val="22"/>
        </w:rPr>
      </w:pPr>
      <w:r w:rsidRPr="00C90F40">
        <w:rPr>
          <w:sz w:val="22"/>
          <w:szCs w:val="22"/>
        </w:rPr>
        <w:t>All voice recordings and data are encrypted (scrambled so others can't read them)</w:t>
      </w:r>
    </w:p>
    <w:p w14:paraId="24F826F6" w14:textId="77777777" w:rsidR="00C90F40" w:rsidRPr="00C90F40" w:rsidRDefault="00C90F40" w:rsidP="00C90F40">
      <w:pPr>
        <w:numPr>
          <w:ilvl w:val="0"/>
          <w:numId w:val="15"/>
        </w:numPr>
        <w:spacing w:after="0"/>
        <w:rPr>
          <w:sz w:val="22"/>
          <w:szCs w:val="22"/>
        </w:rPr>
      </w:pPr>
      <w:r w:rsidRPr="00C90F40">
        <w:rPr>
          <w:sz w:val="22"/>
          <w:szCs w:val="22"/>
        </w:rPr>
        <w:t>Secure data centers with physical protection</w:t>
      </w:r>
    </w:p>
    <w:p w14:paraId="5EFB80EF" w14:textId="77777777" w:rsidR="00C90F40" w:rsidRPr="00C90F40" w:rsidRDefault="00C90F40" w:rsidP="00C90F40">
      <w:pPr>
        <w:numPr>
          <w:ilvl w:val="0"/>
          <w:numId w:val="15"/>
        </w:numPr>
        <w:spacing w:after="0"/>
        <w:rPr>
          <w:sz w:val="22"/>
          <w:szCs w:val="22"/>
        </w:rPr>
      </w:pPr>
      <w:r w:rsidRPr="00C90F40">
        <w:rPr>
          <w:sz w:val="22"/>
          <w:szCs w:val="22"/>
        </w:rPr>
        <w:t>Limited employee access (only people who need it can see your data)</w:t>
      </w:r>
    </w:p>
    <w:p w14:paraId="718E3B4B" w14:textId="77777777" w:rsidR="00C90F40" w:rsidRPr="00C90F40" w:rsidRDefault="00C90F40" w:rsidP="00C90F40">
      <w:pPr>
        <w:numPr>
          <w:ilvl w:val="0"/>
          <w:numId w:val="15"/>
        </w:numPr>
        <w:spacing w:after="0"/>
        <w:rPr>
          <w:sz w:val="22"/>
          <w:szCs w:val="22"/>
        </w:rPr>
      </w:pPr>
      <w:r w:rsidRPr="00C90F40">
        <w:rPr>
          <w:sz w:val="22"/>
          <w:szCs w:val="22"/>
        </w:rPr>
        <w:lastRenderedPageBreak/>
        <w:t>Regular security checks and updates</w:t>
      </w:r>
    </w:p>
    <w:p w14:paraId="7885B0B7" w14:textId="77777777" w:rsidR="00C90F40" w:rsidRPr="00C90F40" w:rsidRDefault="00C90F40" w:rsidP="00C90F40">
      <w:pPr>
        <w:spacing w:after="0"/>
        <w:rPr>
          <w:sz w:val="22"/>
          <w:szCs w:val="22"/>
        </w:rPr>
      </w:pPr>
      <w:r w:rsidRPr="00C90F40">
        <w:rPr>
          <w:sz w:val="22"/>
          <w:szCs w:val="22"/>
        </w:rPr>
        <w:t>While we use strong security, no system is 100% secure. We'll notify you if there's ever a data breach that affects you.</w:t>
      </w:r>
    </w:p>
    <w:p w14:paraId="3BD96214" w14:textId="77777777" w:rsidR="00C90F40" w:rsidRPr="00C90F40" w:rsidRDefault="00C90F40" w:rsidP="00C90F40">
      <w:pPr>
        <w:spacing w:after="0"/>
        <w:rPr>
          <w:b/>
          <w:bCs/>
          <w:sz w:val="22"/>
          <w:szCs w:val="22"/>
        </w:rPr>
      </w:pPr>
      <w:r w:rsidRPr="00C90F40">
        <w:rPr>
          <w:b/>
          <w:bCs/>
          <w:sz w:val="22"/>
          <w:szCs w:val="22"/>
        </w:rPr>
        <w:t>5. How Long We Keep Your Data</w:t>
      </w:r>
    </w:p>
    <w:p w14:paraId="1D946E03" w14:textId="77777777" w:rsidR="00C90F40" w:rsidRPr="00C90F40" w:rsidRDefault="00C90F40" w:rsidP="00C90F40">
      <w:pPr>
        <w:spacing w:after="0"/>
        <w:rPr>
          <w:sz w:val="22"/>
          <w:szCs w:val="22"/>
        </w:rPr>
      </w:pPr>
      <w:r w:rsidRPr="00C90F40">
        <w:rPr>
          <w:sz w:val="22"/>
          <w:szCs w:val="22"/>
        </w:rPr>
        <w:t>We keep your information only as long as needed:</w:t>
      </w:r>
    </w:p>
    <w:p w14:paraId="624D2D46" w14:textId="77777777" w:rsidR="00C90F40" w:rsidRPr="00C90F40" w:rsidRDefault="00C90F40" w:rsidP="00C90F40">
      <w:pPr>
        <w:numPr>
          <w:ilvl w:val="0"/>
          <w:numId w:val="16"/>
        </w:numPr>
        <w:spacing w:after="0"/>
        <w:rPr>
          <w:sz w:val="22"/>
          <w:szCs w:val="22"/>
        </w:rPr>
      </w:pPr>
      <w:r w:rsidRPr="00C90F40">
        <w:rPr>
          <w:b/>
          <w:bCs/>
          <w:sz w:val="22"/>
          <w:szCs w:val="22"/>
        </w:rPr>
        <w:t>Account information:</w:t>
      </w:r>
      <w:r w:rsidRPr="00C90F40">
        <w:rPr>
          <w:sz w:val="22"/>
          <w:szCs w:val="22"/>
        </w:rPr>
        <w:t xml:space="preserve"> While your account is active, plus 90 days after you delete it</w:t>
      </w:r>
    </w:p>
    <w:p w14:paraId="45CEBB82" w14:textId="77777777" w:rsidR="00C90F40" w:rsidRPr="00C90F40" w:rsidRDefault="00C90F40" w:rsidP="00C90F40">
      <w:pPr>
        <w:numPr>
          <w:ilvl w:val="0"/>
          <w:numId w:val="16"/>
        </w:numPr>
        <w:spacing w:after="0"/>
        <w:rPr>
          <w:sz w:val="22"/>
          <w:szCs w:val="22"/>
        </w:rPr>
      </w:pPr>
      <w:r w:rsidRPr="00C90F40">
        <w:rPr>
          <w:b/>
          <w:bCs/>
          <w:sz w:val="22"/>
          <w:szCs w:val="22"/>
        </w:rPr>
        <w:t>Voice recordings:</w:t>
      </w:r>
      <w:r w:rsidRPr="00C90F40">
        <w:rPr>
          <w:sz w:val="22"/>
          <w:szCs w:val="22"/>
        </w:rPr>
        <w:t xml:space="preserve"> Until you delete them or close your account</w:t>
      </w:r>
    </w:p>
    <w:p w14:paraId="26FC4557" w14:textId="77777777" w:rsidR="00C90F40" w:rsidRPr="00C90F40" w:rsidRDefault="00C90F40" w:rsidP="00C90F40">
      <w:pPr>
        <w:numPr>
          <w:ilvl w:val="0"/>
          <w:numId w:val="16"/>
        </w:numPr>
        <w:spacing w:after="0"/>
        <w:rPr>
          <w:sz w:val="22"/>
          <w:szCs w:val="22"/>
        </w:rPr>
      </w:pPr>
      <w:r w:rsidRPr="00C90F40">
        <w:rPr>
          <w:b/>
          <w:bCs/>
          <w:sz w:val="22"/>
          <w:szCs w:val="22"/>
        </w:rPr>
        <w:t>Payment records:</w:t>
      </w:r>
      <w:r w:rsidRPr="00C90F40">
        <w:rPr>
          <w:sz w:val="22"/>
          <w:szCs w:val="22"/>
        </w:rPr>
        <w:t xml:space="preserve"> 7 years (required for tax/accounting)</w:t>
      </w:r>
    </w:p>
    <w:p w14:paraId="36FCEFA6" w14:textId="77777777" w:rsidR="00C90F40" w:rsidRPr="00C90F40" w:rsidRDefault="00C90F40" w:rsidP="00C90F40">
      <w:pPr>
        <w:numPr>
          <w:ilvl w:val="0"/>
          <w:numId w:val="16"/>
        </w:numPr>
        <w:spacing w:after="0"/>
        <w:rPr>
          <w:sz w:val="22"/>
          <w:szCs w:val="22"/>
        </w:rPr>
      </w:pPr>
      <w:r w:rsidRPr="00C90F40">
        <w:rPr>
          <w:b/>
          <w:bCs/>
          <w:sz w:val="22"/>
          <w:szCs w:val="22"/>
        </w:rPr>
        <w:t>Usage logs:</w:t>
      </w:r>
      <w:r w:rsidRPr="00C90F40">
        <w:rPr>
          <w:sz w:val="22"/>
          <w:szCs w:val="22"/>
        </w:rPr>
        <w:t xml:space="preserve"> Up to 2 years</w:t>
      </w:r>
    </w:p>
    <w:p w14:paraId="2082935D" w14:textId="761C390B" w:rsidR="00C90F40" w:rsidRDefault="00C90F40" w:rsidP="00C90F40">
      <w:pPr>
        <w:spacing w:after="0"/>
        <w:rPr>
          <w:ins w:id="21" w:author="Cherie Markley" w:date="2025-12-17T17:14:00Z" w16du:dateUtc="2025-12-17T23:14:00Z"/>
          <w:sz w:val="22"/>
          <w:szCs w:val="22"/>
        </w:rPr>
      </w:pPr>
      <w:r w:rsidRPr="00C90F40">
        <w:rPr>
          <w:sz w:val="22"/>
          <w:szCs w:val="22"/>
        </w:rPr>
        <w:t xml:space="preserve">You can delete your voice recordings anytime through the </w:t>
      </w:r>
      <w:del w:id="22" w:author="Cherie Markley" w:date="2025-12-17T19:27:00Z" w16du:dateUtc="2025-12-18T01:27:00Z">
        <w:r w:rsidRPr="00C90F40" w:rsidDel="00572382">
          <w:rPr>
            <w:sz w:val="22"/>
            <w:szCs w:val="22"/>
          </w:rPr>
          <w:delText>app, or</w:delText>
        </w:r>
      </w:del>
      <w:ins w:id="23" w:author="Cherie Markley" w:date="2025-12-17T19:27:00Z" w16du:dateUtc="2025-12-18T01:27:00Z">
        <w:r w:rsidR="00572382" w:rsidRPr="00C90F40">
          <w:rPr>
            <w:sz w:val="22"/>
            <w:szCs w:val="22"/>
          </w:rPr>
          <w:t>app or</w:t>
        </w:r>
      </w:ins>
      <w:r w:rsidRPr="00C90F40">
        <w:rPr>
          <w:sz w:val="22"/>
          <w:szCs w:val="22"/>
        </w:rPr>
        <w:t xml:space="preserve"> delete your entire account in settings.</w:t>
      </w:r>
    </w:p>
    <w:p w14:paraId="6581B8BA" w14:textId="77777777" w:rsidR="007F37F6" w:rsidRPr="00C90F40" w:rsidRDefault="007F37F6" w:rsidP="00C90F40">
      <w:pPr>
        <w:spacing w:after="0"/>
        <w:rPr>
          <w:sz w:val="22"/>
          <w:szCs w:val="22"/>
        </w:rPr>
      </w:pPr>
    </w:p>
    <w:p w14:paraId="4C5C2B61" w14:textId="77777777" w:rsidR="00C90F40" w:rsidRPr="00C90F40" w:rsidRDefault="00C90F40" w:rsidP="00C90F40">
      <w:pPr>
        <w:spacing w:after="0"/>
        <w:rPr>
          <w:b/>
          <w:bCs/>
          <w:sz w:val="22"/>
          <w:szCs w:val="22"/>
        </w:rPr>
      </w:pPr>
      <w:r w:rsidRPr="00C90F40">
        <w:rPr>
          <w:b/>
          <w:bCs/>
          <w:sz w:val="22"/>
          <w:szCs w:val="22"/>
        </w:rPr>
        <w:t>6. Your Privacy Rights</w:t>
      </w:r>
    </w:p>
    <w:p w14:paraId="4E4BFABD" w14:textId="77777777" w:rsidR="007F37F6" w:rsidRDefault="007F37F6" w:rsidP="00C90F40">
      <w:pPr>
        <w:spacing w:after="0"/>
        <w:rPr>
          <w:ins w:id="24" w:author="Cherie Markley" w:date="2025-12-17T17:14:00Z" w16du:dateUtc="2025-12-17T23:14:00Z"/>
          <w:b/>
          <w:bCs/>
          <w:sz w:val="22"/>
          <w:szCs w:val="22"/>
        </w:rPr>
      </w:pPr>
    </w:p>
    <w:p w14:paraId="06F904DA" w14:textId="149C6143" w:rsidR="00C90F40" w:rsidRPr="00C90F40" w:rsidRDefault="00C90F40" w:rsidP="00C90F40">
      <w:pPr>
        <w:spacing w:after="0"/>
        <w:rPr>
          <w:b/>
          <w:bCs/>
          <w:sz w:val="22"/>
          <w:szCs w:val="22"/>
        </w:rPr>
      </w:pPr>
      <w:r w:rsidRPr="00C90F40">
        <w:rPr>
          <w:b/>
          <w:bCs/>
          <w:sz w:val="22"/>
          <w:szCs w:val="22"/>
        </w:rPr>
        <w:t>Everyone Has These Rights:</w:t>
      </w:r>
    </w:p>
    <w:p w14:paraId="1A3BE628" w14:textId="77777777" w:rsidR="00C90F40" w:rsidRPr="00C90F40" w:rsidRDefault="00C90F40" w:rsidP="00C90F40">
      <w:pPr>
        <w:numPr>
          <w:ilvl w:val="0"/>
          <w:numId w:val="17"/>
        </w:numPr>
        <w:spacing w:after="0"/>
        <w:rPr>
          <w:sz w:val="22"/>
          <w:szCs w:val="22"/>
        </w:rPr>
      </w:pPr>
      <w:r w:rsidRPr="00C90F40">
        <w:rPr>
          <w:b/>
          <w:bCs/>
          <w:sz w:val="22"/>
          <w:szCs w:val="22"/>
        </w:rPr>
        <w:t>See Your Data:</w:t>
      </w:r>
      <w:r w:rsidRPr="00C90F40">
        <w:rPr>
          <w:sz w:val="22"/>
          <w:szCs w:val="22"/>
        </w:rPr>
        <w:t xml:space="preserve"> Request a copy of your personal information</w:t>
      </w:r>
    </w:p>
    <w:p w14:paraId="06F94089" w14:textId="77777777" w:rsidR="00C90F40" w:rsidRPr="00C90F40" w:rsidRDefault="00C90F40" w:rsidP="00C90F40">
      <w:pPr>
        <w:numPr>
          <w:ilvl w:val="0"/>
          <w:numId w:val="17"/>
        </w:numPr>
        <w:spacing w:after="0"/>
        <w:rPr>
          <w:sz w:val="22"/>
          <w:szCs w:val="22"/>
        </w:rPr>
      </w:pPr>
      <w:r w:rsidRPr="00C90F40">
        <w:rPr>
          <w:b/>
          <w:bCs/>
          <w:sz w:val="22"/>
          <w:szCs w:val="22"/>
        </w:rPr>
        <w:t>Fix Mistakes:</w:t>
      </w:r>
      <w:r w:rsidRPr="00C90F40">
        <w:rPr>
          <w:sz w:val="22"/>
          <w:szCs w:val="22"/>
        </w:rPr>
        <w:t xml:space="preserve"> Correct any wrong information</w:t>
      </w:r>
    </w:p>
    <w:p w14:paraId="232D7D7F" w14:textId="77777777" w:rsidR="00C90F40" w:rsidRPr="00C90F40" w:rsidRDefault="00C90F40" w:rsidP="00C90F40">
      <w:pPr>
        <w:numPr>
          <w:ilvl w:val="0"/>
          <w:numId w:val="17"/>
        </w:numPr>
        <w:spacing w:after="0"/>
        <w:rPr>
          <w:sz w:val="22"/>
          <w:szCs w:val="22"/>
        </w:rPr>
      </w:pPr>
      <w:r w:rsidRPr="00C90F40">
        <w:rPr>
          <w:b/>
          <w:bCs/>
          <w:sz w:val="22"/>
          <w:szCs w:val="22"/>
        </w:rPr>
        <w:t>Delete Your Data:</w:t>
      </w:r>
      <w:r w:rsidRPr="00C90F40">
        <w:rPr>
          <w:sz w:val="22"/>
          <w:szCs w:val="22"/>
        </w:rPr>
        <w:t xml:space="preserve"> Ask us to delete your information</w:t>
      </w:r>
    </w:p>
    <w:p w14:paraId="23342DAE" w14:textId="77777777" w:rsidR="00C90F40" w:rsidRPr="00C90F40" w:rsidRDefault="00C90F40" w:rsidP="00C90F40">
      <w:pPr>
        <w:numPr>
          <w:ilvl w:val="0"/>
          <w:numId w:val="17"/>
        </w:numPr>
        <w:spacing w:after="0"/>
        <w:rPr>
          <w:sz w:val="22"/>
          <w:szCs w:val="22"/>
        </w:rPr>
      </w:pPr>
      <w:r w:rsidRPr="00C90F40">
        <w:rPr>
          <w:b/>
          <w:bCs/>
          <w:sz w:val="22"/>
          <w:szCs w:val="22"/>
        </w:rPr>
        <w:t>Download Your Data:</w:t>
      </w:r>
      <w:r w:rsidRPr="00C90F40">
        <w:rPr>
          <w:sz w:val="22"/>
          <w:szCs w:val="22"/>
        </w:rPr>
        <w:t xml:space="preserve"> Get your data in a format you can use elsewhere</w:t>
      </w:r>
    </w:p>
    <w:p w14:paraId="4F05727F" w14:textId="77777777" w:rsidR="007F37F6" w:rsidRDefault="007F37F6" w:rsidP="00C90F40">
      <w:pPr>
        <w:spacing w:after="0"/>
        <w:rPr>
          <w:ins w:id="25" w:author="Cherie Markley" w:date="2025-12-17T17:14:00Z" w16du:dateUtc="2025-12-17T23:14:00Z"/>
          <w:b/>
          <w:bCs/>
          <w:sz w:val="22"/>
          <w:szCs w:val="22"/>
        </w:rPr>
      </w:pPr>
    </w:p>
    <w:p w14:paraId="23C93D10" w14:textId="6C889693" w:rsidR="00C90F40" w:rsidRPr="00C90F40" w:rsidRDefault="00C90F40" w:rsidP="00C90F40">
      <w:pPr>
        <w:spacing w:after="0"/>
        <w:rPr>
          <w:b/>
          <w:bCs/>
          <w:sz w:val="22"/>
          <w:szCs w:val="22"/>
        </w:rPr>
      </w:pPr>
      <w:r w:rsidRPr="00C90F40">
        <w:rPr>
          <w:b/>
          <w:bCs/>
          <w:sz w:val="22"/>
          <w:szCs w:val="22"/>
        </w:rPr>
        <w:t>If You're in Europe (GDPR):</w:t>
      </w:r>
    </w:p>
    <w:p w14:paraId="7A3841E9" w14:textId="1DEEE946" w:rsidR="00C90F40" w:rsidRPr="00C90F40" w:rsidRDefault="00C90F40" w:rsidP="00C90F40">
      <w:pPr>
        <w:spacing w:after="0"/>
        <w:rPr>
          <w:sz w:val="22"/>
          <w:szCs w:val="22"/>
        </w:rPr>
      </w:pPr>
      <w:r w:rsidRPr="00C90F40">
        <w:rPr>
          <w:sz w:val="22"/>
          <w:szCs w:val="22"/>
        </w:rPr>
        <w:t xml:space="preserve">You </w:t>
      </w:r>
      <w:del w:id="26" w:author="Cherie Markley" w:date="2025-12-17T19:48:00Z" w16du:dateUtc="2025-12-18T01:48:00Z">
        <w:r w:rsidRPr="00C90F40" w:rsidDel="00B35446">
          <w:rPr>
            <w:sz w:val="22"/>
            <w:szCs w:val="22"/>
          </w:rPr>
          <w:delText xml:space="preserve">also </w:delText>
        </w:r>
      </w:del>
      <w:r w:rsidRPr="00C90F40">
        <w:rPr>
          <w:sz w:val="22"/>
          <w:szCs w:val="22"/>
        </w:rPr>
        <w:t>have the right to:</w:t>
      </w:r>
    </w:p>
    <w:p w14:paraId="5B458333" w14:textId="2696730E" w:rsidR="00C90F40" w:rsidRPr="00C90F40" w:rsidDel="00B35446" w:rsidRDefault="00C90F40" w:rsidP="00C90F40">
      <w:pPr>
        <w:numPr>
          <w:ilvl w:val="0"/>
          <w:numId w:val="18"/>
        </w:numPr>
        <w:spacing w:after="0"/>
        <w:rPr>
          <w:del w:id="27" w:author="Cherie Markley" w:date="2025-12-17T19:41:00Z" w16du:dateUtc="2025-12-18T01:41:00Z"/>
          <w:sz w:val="22"/>
          <w:szCs w:val="22"/>
        </w:rPr>
      </w:pPr>
      <w:del w:id="28" w:author="Cherie Markley" w:date="2025-12-17T19:41:00Z" w16du:dateUtc="2025-12-18T01:41:00Z">
        <w:r w:rsidRPr="00C90F40" w:rsidDel="00B35446">
          <w:rPr>
            <w:sz w:val="22"/>
            <w:szCs w:val="22"/>
          </w:rPr>
          <w:delText>Object to how we process your data</w:delText>
        </w:r>
      </w:del>
    </w:p>
    <w:p w14:paraId="14C7299A" w14:textId="4DEE8BB1" w:rsidR="00C90F40" w:rsidRPr="00C90F40" w:rsidDel="00B35446" w:rsidRDefault="00C90F40" w:rsidP="00C90F40">
      <w:pPr>
        <w:numPr>
          <w:ilvl w:val="0"/>
          <w:numId w:val="18"/>
        </w:numPr>
        <w:spacing w:after="0"/>
        <w:rPr>
          <w:del w:id="29" w:author="Cherie Markley" w:date="2025-12-17T19:41:00Z" w16du:dateUtc="2025-12-18T01:41:00Z"/>
          <w:sz w:val="22"/>
          <w:szCs w:val="22"/>
        </w:rPr>
      </w:pPr>
      <w:del w:id="30" w:author="Cherie Markley" w:date="2025-12-17T19:41:00Z" w16du:dateUtc="2025-12-18T01:41:00Z">
        <w:r w:rsidRPr="00C90F40" w:rsidDel="00B35446">
          <w:rPr>
            <w:sz w:val="22"/>
            <w:szCs w:val="22"/>
          </w:rPr>
          <w:delText>Restrict certain processing</w:delText>
        </w:r>
      </w:del>
    </w:p>
    <w:p w14:paraId="3793A5E7" w14:textId="520BBF71" w:rsidR="00C90F40" w:rsidRPr="00C90F40" w:rsidDel="00B35446" w:rsidRDefault="00C90F40" w:rsidP="00C90F40">
      <w:pPr>
        <w:numPr>
          <w:ilvl w:val="0"/>
          <w:numId w:val="18"/>
        </w:numPr>
        <w:spacing w:after="0"/>
        <w:rPr>
          <w:del w:id="31" w:author="Cherie Markley" w:date="2025-12-17T19:41:00Z" w16du:dateUtc="2025-12-18T01:41:00Z"/>
          <w:sz w:val="22"/>
          <w:szCs w:val="22"/>
        </w:rPr>
      </w:pPr>
      <w:del w:id="32" w:author="Cherie Markley" w:date="2025-12-17T19:41:00Z" w16du:dateUtc="2025-12-18T01:41:00Z">
        <w:r w:rsidRPr="00C90F40" w:rsidDel="00B35446">
          <w:rPr>
            <w:sz w:val="22"/>
            <w:szCs w:val="22"/>
          </w:rPr>
          <w:delText>Withdraw consent anytime</w:delText>
        </w:r>
      </w:del>
    </w:p>
    <w:p w14:paraId="36506829" w14:textId="33B9B8B6" w:rsidR="00C90F40" w:rsidRDefault="00C90F40" w:rsidP="00C90F40">
      <w:pPr>
        <w:numPr>
          <w:ilvl w:val="0"/>
          <w:numId w:val="18"/>
        </w:numPr>
        <w:spacing w:after="0"/>
        <w:rPr>
          <w:ins w:id="33" w:author="Cherie Markley" w:date="2025-12-17T19:41:00Z" w16du:dateUtc="2025-12-18T01:41:00Z"/>
          <w:sz w:val="22"/>
          <w:szCs w:val="22"/>
        </w:rPr>
      </w:pPr>
      <w:del w:id="34" w:author="Cherie Markley" w:date="2025-12-17T19:41:00Z" w16du:dateUtc="2025-12-18T01:41:00Z">
        <w:r w:rsidRPr="00C90F40" w:rsidDel="00B35446">
          <w:rPr>
            <w:sz w:val="22"/>
            <w:szCs w:val="22"/>
          </w:rPr>
          <w:delText>File a complaint with your data protection authority</w:delText>
        </w:r>
      </w:del>
      <w:ins w:id="35" w:author="Cherie Markley" w:date="2025-12-17T19:41:00Z" w16du:dateUtc="2025-12-18T01:41:00Z">
        <w:r w:rsidR="00B35446">
          <w:rPr>
            <w:sz w:val="22"/>
            <w:szCs w:val="22"/>
          </w:rPr>
          <w:t>Access: you have the right to request copies of your personal data. We may charge you a small fee for this service</w:t>
        </w:r>
      </w:ins>
    </w:p>
    <w:p w14:paraId="3080844E" w14:textId="09760976" w:rsidR="00B35446" w:rsidRDefault="00B35446" w:rsidP="00C90F40">
      <w:pPr>
        <w:numPr>
          <w:ilvl w:val="0"/>
          <w:numId w:val="18"/>
        </w:numPr>
        <w:spacing w:after="0"/>
        <w:rPr>
          <w:ins w:id="36" w:author="Cherie Markley" w:date="2025-12-17T19:43:00Z" w16du:dateUtc="2025-12-18T01:43:00Z"/>
          <w:sz w:val="22"/>
          <w:szCs w:val="22"/>
        </w:rPr>
      </w:pPr>
      <w:proofErr w:type="gramStart"/>
      <w:ins w:id="37" w:author="Cherie Markley" w:date="2025-12-17T19:42:00Z" w16du:dateUtc="2025-12-18T01:42:00Z">
        <w:r>
          <w:rPr>
            <w:sz w:val="22"/>
            <w:szCs w:val="22"/>
          </w:rPr>
          <w:t>Rectification</w:t>
        </w:r>
        <w:proofErr w:type="gramEnd"/>
        <w:r>
          <w:rPr>
            <w:sz w:val="22"/>
            <w:szCs w:val="22"/>
          </w:rPr>
          <w:t>: You have the right to request that we correct any information you believe is inaccurate. You also have the right to request that we complete information you believe is incomplete.</w:t>
        </w:r>
      </w:ins>
    </w:p>
    <w:p w14:paraId="34B05392" w14:textId="2560ADDB" w:rsidR="00B35446" w:rsidRDefault="00B35446" w:rsidP="00C90F40">
      <w:pPr>
        <w:numPr>
          <w:ilvl w:val="0"/>
          <w:numId w:val="18"/>
        </w:numPr>
        <w:spacing w:after="0"/>
        <w:rPr>
          <w:ins w:id="38" w:author="Cherie Markley" w:date="2025-12-17T19:43:00Z" w16du:dateUtc="2025-12-18T01:43:00Z"/>
          <w:sz w:val="22"/>
          <w:szCs w:val="22"/>
        </w:rPr>
      </w:pPr>
      <w:ins w:id="39" w:author="Cherie Markley" w:date="2025-12-17T19:43:00Z" w16du:dateUtc="2025-12-18T01:43:00Z">
        <w:r>
          <w:rPr>
            <w:sz w:val="22"/>
            <w:szCs w:val="22"/>
          </w:rPr>
          <w:t xml:space="preserve">Erasure: You have the right to request that we erase your personal data, under certain conditions. </w:t>
        </w:r>
      </w:ins>
    </w:p>
    <w:p w14:paraId="47D7A315" w14:textId="6736FE42" w:rsidR="00B35446" w:rsidRDefault="00B35446" w:rsidP="00C90F40">
      <w:pPr>
        <w:numPr>
          <w:ilvl w:val="0"/>
          <w:numId w:val="18"/>
        </w:numPr>
        <w:spacing w:after="0"/>
        <w:rPr>
          <w:ins w:id="40" w:author="Cherie Markley" w:date="2025-12-17T19:44:00Z" w16du:dateUtc="2025-12-18T01:44:00Z"/>
          <w:sz w:val="22"/>
          <w:szCs w:val="22"/>
        </w:rPr>
      </w:pPr>
      <w:ins w:id="41" w:author="Cherie Markley" w:date="2025-12-17T19:43:00Z" w16du:dateUtc="2025-12-18T01:43:00Z">
        <w:r>
          <w:rPr>
            <w:sz w:val="22"/>
            <w:szCs w:val="22"/>
          </w:rPr>
          <w:t xml:space="preserve">Restrict Processing: </w:t>
        </w:r>
      </w:ins>
      <w:ins w:id="42" w:author="Cherie Markley" w:date="2025-12-17T19:44:00Z" w16du:dateUtc="2025-12-18T01:44:00Z">
        <w:r>
          <w:rPr>
            <w:sz w:val="22"/>
            <w:szCs w:val="22"/>
          </w:rPr>
          <w:t xml:space="preserve">You have the right to </w:t>
        </w:r>
        <w:proofErr w:type="gramStart"/>
        <w:r>
          <w:rPr>
            <w:sz w:val="22"/>
            <w:szCs w:val="22"/>
          </w:rPr>
          <w:t>request that</w:t>
        </w:r>
        <w:proofErr w:type="gramEnd"/>
        <w:r>
          <w:rPr>
            <w:sz w:val="22"/>
            <w:szCs w:val="22"/>
          </w:rPr>
          <w:t xml:space="preserve"> that we restrict the processing of your personal data, under certain conditions. </w:t>
        </w:r>
      </w:ins>
    </w:p>
    <w:p w14:paraId="429D85E9" w14:textId="100C816E" w:rsidR="00B35446" w:rsidRDefault="00B35446" w:rsidP="00C90F40">
      <w:pPr>
        <w:numPr>
          <w:ilvl w:val="0"/>
          <w:numId w:val="18"/>
        </w:numPr>
        <w:spacing w:after="0"/>
        <w:rPr>
          <w:ins w:id="43" w:author="Cherie Markley" w:date="2025-12-17T19:45:00Z" w16du:dateUtc="2025-12-18T01:45:00Z"/>
          <w:sz w:val="22"/>
          <w:szCs w:val="22"/>
        </w:rPr>
      </w:pPr>
      <w:ins w:id="44" w:author="Cherie Markley" w:date="2025-12-17T19:44:00Z" w16du:dateUtc="2025-12-18T01:44:00Z">
        <w:r>
          <w:rPr>
            <w:sz w:val="22"/>
            <w:szCs w:val="22"/>
          </w:rPr>
          <w:t>Object Processing: You hav</w:t>
        </w:r>
      </w:ins>
      <w:ins w:id="45" w:author="Cherie Markley" w:date="2025-12-17T19:45:00Z" w16du:dateUtc="2025-12-18T01:45:00Z">
        <w:r>
          <w:rPr>
            <w:sz w:val="22"/>
            <w:szCs w:val="22"/>
          </w:rPr>
          <w:t xml:space="preserve">e the right to object to the processing of your </w:t>
        </w:r>
        <w:proofErr w:type="gramStart"/>
        <w:r>
          <w:rPr>
            <w:sz w:val="22"/>
            <w:szCs w:val="22"/>
          </w:rPr>
          <w:t>personal</w:t>
        </w:r>
        <w:proofErr w:type="gramEnd"/>
        <w:r>
          <w:rPr>
            <w:sz w:val="22"/>
            <w:szCs w:val="22"/>
          </w:rPr>
          <w:t xml:space="preserve">, under certain conditions. </w:t>
        </w:r>
      </w:ins>
    </w:p>
    <w:p w14:paraId="4C7C02CF" w14:textId="3C0C6CF1" w:rsidR="00B35446" w:rsidRDefault="00B35446" w:rsidP="00C90F40">
      <w:pPr>
        <w:numPr>
          <w:ilvl w:val="0"/>
          <w:numId w:val="18"/>
        </w:numPr>
        <w:spacing w:after="0"/>
        <w:rPr>
          <w:ins w:id="46" w:author="Cherie Markley" w:date="2025-12-17T19:46:00Z" w16du:dateUtc="2025-12-18T01:46:00Z"/>
          <w:sz w:val="22"/>
          <w:szCs w:val="22"/>
        </w:rPr>
      </w:pPr>
      <w:ins w:id="47" w:author="Cherie Markley" w:date="2025-12-17T19:45:00Z" w16du:dateUtc="2025-12-18T01:45:00Z">
        <w:r>
          <w:rPr>
            <w:sz w:val="22"/>
            <w:szCs w:val="22"/>
          </w:rPr>
          <w:t xml:space="preserve">Data Portability: You have the right to request that we transfer the data that we have collected to another </w:t>
        </w:r>
      </w:ins>
      <w:ins w:id="48" w:author="Cherie Markley" w:date="2025-12-17T19:46:00Z" w16du:dateUtc="2025-12-18T01:46:00Z">
        <w:r>
          <w:rPr>
            <w:sz w:val="22"/>
            <w:szCs w:val="22"/>
          </w:rPr>
          <w:t>organization, or directly to you, under certain conditions.</w:t>
        </w:r>
      </w:ins>
    </w:p>
    <w:p w14:paraId="1B3CDBC6" w14:textId="2DF273F4" w:rsidR="00B35446" w:rsidRPr="00C90F40" w:rsidDel="00B35446" w:rsidRDefault="00B35446">
      <w:pPr>
        <w:spacing w:after="0"/>
        <w:rPr>
          <w:del w:id="49" w:author="Cherie Markley" w:date="2025-12-17T19:47:00Z" w16du:dateUtc="2025-12-18T01:47:00Z"/>
          <w:sz w:val="22"/>
          <w:szCs w:val="22"/>
        </w:rPr>
        <w:pPrChange w:id="50" w:author="Cherie Markley" w:date="2025-12-17T19:46:00Z" w16du:dateUtc="2025-12-18T01:46:00Z">
          <w:pPr>
            <w:numPr>
              <w:numId w:val="18"/>
            </w:numPr>
            <w:tabs>
              <w:tab w:val="num" w:pos="720"/>
            </w:tabs>
            <w:spacing w:after="0"/>
            <w:ind w:left="720" w:hanging="360"/>
          </w:pPr>
        </w:pPrChange>
      </w:pPr>
    </w:p>
    <w:p w14:paraId="2EA3A4A5" w14:textId="77777777" w:rsidR="007F37F6" w:rsidRDefault="007F37F6" w:rsidP="00C90F40">
      <w:pPr>
        <w:spacing w:after="0"/>
        <w:rPr>
          <w:ins w:id="51" w:author="Cherie Markley" w:date="2025-12-17T17:13:00Z" w16du:dateUtc="2025-12-17T23:13:00Z"/>
          <w:b/>
          <w:bCs/>
          <w:sz w:val="22"/>
          <w:szCs w:val="22"/>
        </w:rPr>
      </w:pPr>
    </w:p>
    <w:p w14:paraId="45B8AD2F" w14:textId="3659D095" w:rsidR="00C90F40" w:rsidRPr="00C90F40" w:rsidRDefault="00C90F40" w:rsidP="00C90F40">
      <w:pPr>
        <w:spacing w:after="0"/>
        <w:rPr>
          <w:b/>
          <w:bCs/>
          <w:sz w:val="22"/>
          <w:szCs w:val="22"/>
        </w:rPr>
      </w:pPr>
      <w:r w:rsidRPr="00C90F40">
        <w:rPr>
          <w:b/>
          <w:bCs/>
          <w:sz w:val="22"/>
          <w:szCs w:val="22"/>
        </w:rPr>
        <w:t>If You're in California (CCPA):</w:t>
      </w:r>
    </w:p>
    <w:p w14:paraId="58D8B811" w14:textId="77777777" w:rsidR="00C90F40" w:rsidRPr="00C90F40" w:rsidRDefault="00C90F40" w:rsidP="00C90F40">
      <w:pPr>
        <w:spacing w:after="0"/>
        <w:rPr>
          <w:sz w:val="22"/>
          <w:szCs w:val="22"/>
        </w:rPr>
      </w:pPr>
      <w:r w:rsidRPr="00C90F40">
        <w:rPr>
          <w:sz w:val="22"/>
          <w:szCs w:val="22"/>
        </w:rPr>
        <w:t>You have the right to:</w:t>
      </w:r>
    </w:p>
    <w:p w14:paraId="0D1A55C5" w14:textId="77777777" w:rsidR="00C90F40" w:rsidRPr="00C90F40" w:rsidRDefault="00C90F40" w:rsidP="00C90F40">
      <w:pPr>
        <w:numPr>
          <w:ilvl w:val="0"/>
          <w:numId w:val="19"/>
        </w:numPr>
        <w:spacing w:after="0"/>
        <w:rPr>
          <w:sz w:val="22"/>
          <w:szCs w:val="22"/>
        </w:rPr>
      </w:pPr>
      <w:r w:rsidRPr="00C90F40">
        <w:rPr>
          <w:sz w:val="22"/>
          <w:szCs w:val="22"/>
        </w:rPr>
        <w:t>Know what information we collect and how we use it</w:t>
      </w:r>
    </w:p>
    <w:p w14:paraId="46592821" w14:textId="77777777" w:rsidR="00C90F40" w:rsidRDefault="00C90F40" w:rsidP="00C90F40">
      <w:pPr>
        <w:numPr>
          <w:ilvl w:val="0"/>
          <w:numId w:val="19"/>
        </w:numPr>
        <w:spacing w:after="0"/>
        <w:rPr>
          <w:ins w:id="52" w:author="Cherie Markley" w:date="2025-12-17T17:17:00Z" w16du:dateUtc="2025-12-17T23:17:00Z"/>
          <w:sz w:val="22"/>
          <w:szCs w:val="22"/>
        </w:rPr>
      </w:pPr>
      <w:r w:rsidRPr="00C90F40">
        <w:rPr>
          <w:sz w:val="22"/>
          <w:szCs w:val="22"/>
        </w:rPr>
        <w:t>Delete your information</w:t>
      </w:r>
    </w:p>
    <w:p w14:paraId="63A5EFCE" w14:textId="7DFCE09A" w:rsidR="00A0442B" w:rsidRDefault="00A0442B" w:rsidP="00C90F40">
      <w:pPr>
        <w:numPr>
          <w:ilvl w:val="0"/>
          <w:numId w:val="19"/>
        </w:numPr>
        <w:spacing w:after="0"/>
        <w:rPr>
          <w:ins w:id="53" w:author="Cherie Markley" w:date="2025-12-17T17:17:00Z" w16du:dateUtc="2025-12-17T23:17:00Z"/>
          <w:sz w:val="22"/>
          <w:szCs w:val="22"/>
        </w:rPr>
      </w:pPr>
      <w:ins w:id="54" w:author="Cherie Markley" w:date="2025-12-17T17:17:00Z" w16du:dateUtc="2025-12-17T23:17:00Z">
        <w:r>
          <w:rPr>
            <w:sz w:val="22"/>
            <w:szCs w:val="22"/>
          </w:rPr>
          <w:t>Correct inaccurate personal information</w:t>
        </w:r>
      </w:ins>
    </w:p>
    <w:p w14:paraId="0C0C04BB" w14:textId="4E44EDBB" w:rsidR="00A0442B" w:rsidRDefault="00A0442B" w:rsidP="00C90F40">
      <w:pPr>
        <w:numPr>
          <w:ilvl w:val="0"/>
          <w:numId w:val="19"/>
        </w:numPr>
        <w:spacing w:after="0"/>
        <w:rPr>
          <w:ins w:id="55" w:author="Cherie Markley" w:date="2025-12-17T17:18:00Z" w16du:dateUtc="2025-12-17T23:18:00Z"/>
          <w:sz w:val="22"/>
          <w:szCs w:val="22"/>
        </w:rPr>
      </w:pPr>
      <w:ins w:id="56" w:author="Cherie Markley" w:date="2025-12-17T17:17:00Z" w16du:dateUtc="2025-12-17T23:17:00Z">
        <w:r>
          <w:rPr>
            <w:sz w:val="22"/>
            <w:szCs w:val="22"/>
          </w:rPr>
          <w:lastRenderedPageBreak/>
          <w:t xml:space="preserve">Opt-out of </w:t>
        </w:r>
      </w:ins>
      <w:ins w:id="57" w:author="Cherie Markley" w:date="2025-12-17T17:18:00Z" w16du:dateUtc="2025-12-17T23:18:00Z">
        <w:r>
          <w:rPr>
            <w:sz w:val="22"/>
            <w:szCs w:val="22"/>
          </w:rPr>
          <w:t>sharing personal data for advertising</w:t>
        </w:r>
      </w:ins>
    </w:p>
    <w:p w14:paraId="387F0D67" w14:textId="0DAB56B2" w:rsidR="00A0442B" w:rsidRPr="00C90F40" w:rsidRDefault="00A0442B" w:rsidP="00C90F40">
      <w:pPr>
        <w:numPr>
          <w:ilvl w:val="0"/>
          <w:numId w:val="19"/>
        </w:numPr>
        <w:spacing w:after="0"/>
        <w:rPr>
          <w:sz w:val="22"/>
          <w:szCs w:val="22"/>
        </w:rPr>
      </w:pPr>
      <w:ins w:id="58" w:author="Cherie Markley" w:date="2025-12-17T17:18:00Z" w16du:dateUtc="2025-12-17T23:18:00Z">
        <w:r>
          <w:rPr>
            <w:sz w:val="22"/>
            <w:szCs w:val="22"/>
          </w:rPr>
          <w:t>Limit the use of sensitive personal information</w:t>
        </w:r>
      </w:ins>
    </w:p>
    <w:p w14:paraId="6565515A" w14:textId="77777777" w:rsidR="00C90F40" w:rsidRPr="00C90F40" w:rsidRDefault="00C90F40" w:rsidP="00C90F40">
      <w:pPr>
        <w:numPr>
          <w:ilvl w:val="0"/>
          <w:numId w:val="19"/>
        </w:numPr>
        <w:spacing w:after="0"/>
        <w:rPr>
          <w:sz w:val="22"/>
          <w:szCs w:val="22"/>
        </w:rPr>
      </w:pPr>
      <w:r w:rsidRPr="00C90F40">
        <w:rPr>
          <w:sz w:val="22"/>
          <w:szCs w:val="22"/>
        </w:rPr>
        <w:t>Not be discriminated against for exercising your rights</w:t>
      </w:r>
    </w:p>
    <w:p w14:paraId="7AEEE1F4" w14:textId="77777777" w:rsidR="00C90F40" w:rsidRPr="00C90F40" w:rsidRDefault="00C90F40" w:rsidP="00C90F40">
      <w:pPr>
        <w:spacing w:after="0"/>
        <w:rPr>
          <w:sz w:val="22"/>
          <w:szCs w:val="22"/>
        </w:rPr>
      </w:pPr>
      <w:r w:rsidRPr="00C90F40">
        <w:rPr>
          <w:sz w:val="22"/>
          <w:szCs w:val="22"/>
        </w:rPr>
        <w:t>Note: We don't sell your information, so there's nothing to opt out of.</w:t>
      </w:r>
    </w:p>
    <w:p w14:paraId="4BE05B86" w14:textId="77777777" w:rsidR="007F37F6" w:rsidRDefault="007F37F6" w:rsidP="00C90F40">
      <w:pPr>
        <w:spacing w:after="0"/>
        <w:rPr>
          <w:ins w:id="59" w:author="Cherie Markley" w:date="2025-12-17T17:13:00Z" w16du:dateUtc="2025-12-17T23:13:00Z"/>
          <w:b/>
          <w:bCs/>
          <w:sz w:val="22"/>
          <w:szCs w:val="22"/>
        </w:rPr>
      </w:pPr>
    </w:p>
    <w:p w14:paraId="395F3BF0" w14:textId="7B5A223C" w:rsidR="00C90F40" w:rsidRPr="00C90F40" w:rsidRDefault="00C90F40" w:rsidP="00C90F40">
      <w:pPr>
        <w:spacing w:after="0"/>
        <w:rPr>
          <w:b/>
          <w:bCs/>
          <w:sz w:val="22"/>
          <w:szCs w:val="22"/>
        </w:rPr>
      </w:pPr>
      <w:r w:rsidRPr="00C90F40">
        <w:rPr>
          <w:b/>
          <w:bCs/>
          <w:sz w:val="22"/>
          <w:szCs w:val="22"/>
        </w:rPr>
        <w:t>How to Use Your Rights</w:t>
      </w:r>
    </w:p>
    <w:p w14:paraId="158B280D" w14:textId="77777777" w:rsidR="00C90F40" w:rsidRPr="00C90F40" w:rsidRDefault="00C90F40" w:rsidP="00C90F40">
      <w:pPr>
        <w:spacing w:after="0"/>
        <w:rPr>
          <w:sz w:val="22"/>
          <w:szCs w:val="22"/>
        </w:rPr>
      </w:pPr>
      <w:r w:rsidRPr="00C90F40">
        <w:rPr>
          <w:sz w:val="22"/>
          <w:szCs w:val="22"/>
        </w:rPr>
        <w:t>Contact us to exercise any of these rights:</w:t>
      </w:r>
    </w:p>
    <w:p w14:paraId="168C479A" w14:textId="795109B3" w:rsidR="00C90F40" w:rsidRPr="00C90F40" w:rsidRDefault="00C90F40" w:rsidP="00C90F40">
      <w:pPr>
        <w:numPr>
          <w:ilvl w:val="0"/>
          <w:numId w:val="20"/>
        </w:numPr>
        <w:spacing w:after="0"/>
        <w:rPr>
          <w:sz w:val="22"/>
          <w:szCs w:val="22"/>
        </w:rPr>
      </w:pPr>
      <w:r w:rsidRPr="00C90F40">
        <w:rPr>
          <w:sz w:val="22"/>
          <w:szCs w:val="22"/>
        </w:rPr>
        <w:t xml:space="preserve">Email: </w:t>
      </w:r>
      <w:hyperlink r:id="rId5" w:history="1">
        <w:r>
          <w:rPr>
            <w:rStyle w:val="Hyperlink"/>
            <w:sz w:val="22"/>
            <w:szCs w:val="22"/>
          </w:rPr>
          <w:t>support@speakeq.ai</w:t>
        </w:r>
      </w:hyperlink>
    </w:p>
    <w:p w14:paraId="1EA3A05C" w14:textId="77777777" w:rsidR="00C90F40" w:rsidRPr="00C90F40" w:rsidRDefault="00C90F40" w:rsidP="00C90F40">
      <w:pPr>
        <w:numPr>
          <w:ilvl w:val="0"/>
          <w:numId w:val="20"/>
        </w:numPr>
        <w:spacing w:after="0"/>
        <w:rPr>
          <w:sz w:val="22"/>
          <w:szCs w:val="22"/>
        </w:rPr>
      </w:pPr>
      <w:r w:rsidRPr="00C90F40">
        <w:rPr>
          <w:sz w:val="22"/>
          <w:szCs w:val="22"/>
        </w:rPr>
        <w:t>In the app: Go to Settings &gt; Privacy Request</w:t>
      </w:r>
    </w:p>
    <w:p w14:paraId="064BB2DB" w14:textId="77777777" w:rsidR="00C90F40" w:rsidRPr="00C90F40" w:rsidRDefault="00C90F40" w:rsidP="00C90F40">
      <w:pPr>
        <w:spacing w:after="0"/>
        <w:rPr>
          <w:sz w:val="22"/>
          <w:szCs w:val="22"/>
        </w:rPr>
      </w:pPr>
      <w:r w:rsidRPr="00C90F40">
        <w:rPr>
          <w:sz w:val="22"/>
          <w:szCs w:val="22"/>
        </w:rPr>
        <w:t>We'll verify your identity and respond within 30 days.</w:t>
      </w:r>
    </w:p>
    <w:p w14:paraId="3404137B" w14:textId="77777777" w:rsidR="007F37F6" w:rsidRDefault="007F37F6" w:rsidP="00C90F40">
      <w:pPr>
        <w:spacing w:after="0"/>
        <w:rPr>
          <w:ins w:id="60" w:author="Cherie Markley" w:date="2025-12-17T17:13:00Z" w16du:dateUtc="2025-12-17T23:13:00Z"/>
          <w:b/>
          <w:bCs/>
          <w:sz w:val="22"/>
          <w:szCs w:val="22"/>
        </w:rPr>
      </w:pPr>
    </w:p>
    <w:p w14:paraId="21192F56" w14:textId="49AAAEE3" w:rsidR="00C90F40" w:rsidRPr="00C90F40" w:rsidRDefault="00C90F40" w:rsidP="00C90F40">
      <w:pPr>
        <w:spacing w:after="0"/>
        <w:rPr>
          <w:b/>
          <w:bCs/>
          <w:sz w:val="22"/>
          <w:szCs w:val="22"/>
        </w:rPr>
      </w:pPr>
      <w:r w:rsidRPr="00C90F40">
        <w:rPr>
          <w:b/>
          <w:bCs/>
          <w:sz w:val="22"/>
          <w:szCs w:val="22"/>
        </w:rPr>
        <w:t>7. International Data Transfer</w:t>
      </w:r>
    </w:p>
    <w:p w14:paraId="5E39BD6C" w14:textId="6412E935" w:rsidR="00C90F40" w:rsidRPr="00C90F40" w:rsidRDefault="00C90F40" w:rsidP="00C90F40">
      <w:pPr>
        <w:spacing w:after="0"/>
        <w:rPr>
          <w:sz w:val="22"/>
          <w:szCs w:val="22"/>
        </w:rPr>
      </w:pPr>
      <w:del w:id="61" w:author="Cherie Markley" w:date="2025-12-19T09:41:00Z" w16du:dateUtc="2025-12-19T15:41:00Z">
        <w:r w:rsidRPr="00C90F40" w:rsidDel="008F06BC">
          <w:rPr>
            <w:sz w:val="22"/>
            <w:szCs w:val="22"/>
          </w:rPr>
          <w:delText>Yellow Sapphire Consulting</w:delText>
        </w:r>
      </w:del>
      <w:proofErr w:type="spellStart"/>
      <w:ins w:id="62" w:author="Cherie Markley" w:date="2025-12-19T09:41:00Z" w16du:dateUtc="2025-12-19T15:41:00Z">
        <w:r w:rsidR="008F06BC">
          <w:rPr>
            <w:sz w:val="22"/>
            <w:szCs w:val="22"/>
          </w:rPr>
          <w:t>SpeakEQ</w:t>
        </w:r>
      </w:ins>
      <w:proofErr w:type="spellEnd"/>
      <w:r w:rsidRPr="00C90F40">
        <w:rPr>
          <w:sz w:val="22"/>
          <w:szCs w:val="22"/>
        </w:rPr>
        <w:t xml:space="preserve"> is based in the United States. If you use </w:t>
      </w:r>
      <w:proofErr w:type="spellStart"/>
      <w:r w:rsidRPr="00C90F40">
        <w:rPr>
          <w:sz w:val="22"/>
          <w:szCs w:val="22"/>
        </w:rPr>
        <w:t>SpeakEQ</w:t>
      </w:r>
      <w:proofErr w:type="spellEnd"/>
      <w:r w:rsidRPr="00C90F40">
        <w:rPr>
          <w:sz w:val="22"/>
          <w:szCs w:val="22"/>
        </w:rPr>
        <w:t xml:space="preserve"> from another country, your data will be transferred to and stored in the US.</w:t>
      </w:r>
    </w:p>
    <w:p w14:paraId="6824C780" w14:textId="77777777" w:rsidR="00C90F40" w:rsidRPr="00C90F40" w:rsidRDefault="00C90F40" w:rsidP="00C90F40">
      <w:pPr>
        <w:spacing w:after="0"/>
        <w:rPr>
          <w:sz w:val="22"/>
          <w:szCs w:val="22"/>
        </w:rPr>
      </w:pPr>
      <w:r w:rsidRPr="00C90F40">
        <w:rPr>
          <w:sz w:val="22"/>
          <w:szCs w:val="22"/>
        </w:rPr>
        <w:t>For European users, we use approved safeguards (Standard Contractual Clauses) to protect your data during transfer.</w:t>
      </w:r>
    </w:p>
    <w:p w14:paraId="7F1B9019" w14:textId="77777777" w:rsidR="007F37F6" w:rsidRDefault="007F37F6" w:rsidP="00C90F40">
      <w:pPr>
        <w:spacing w:after="0"/>
        <w:rPr>
          <w:ins w:id="63" w:author="Cherie Markley" w:date="2025-12-17T17:13:00Z" w16du:dateUtc="2025-12-17T23:13:00Z"/>
          <w:b/>
          <w:bCs/>
          <w:sz w:val="22"/>
          <w:szCs w:val="22"/>
        </w:rPr>
      </w:pPr>
    </w:p>
    <w:p w14:paraId="66066F96" w14:textId="09864541" w:rsidR="00C90F40" w:rsidRPr="00C90F40" w:rsidRDefault="00C90F40" w:rsidP="00C90F40">
      <w:pPr>
        <w:spacing w:after="0"/>
        <w:rPr>
          <w:b/>
          <w:bCs/>
          <w:sz w:val="22"/>
          <w:szCs w:val="22"/>
        </w:rPr>
      </w:pPr>
      <w:r w:rsidRPr="00C90F40">
        <w:rPr>
          <w:b/>
          <w:bCs/>
          <w:sz w:val="22"/>
          <w:szCs w:val="22"/>
        </w:rPr>
        <w:t>8. Privacy for Young Users</w:t>
      </w:r>
    </w:p>
    <w:p w14:paraId="1FF3B186" w14:textId="77777777" w:rsidR="00C90F40" w:rsidRPr="00C90F40" w:rsidRDefault="00C90F40" w:rsidP="00C90F40">
      <w:pPr>
        <w:spacing w:after="0"/>
        <w:rPr>
          <w:sz w:val="22"/>
          <w:szCs w:val="22"/>
        </w:rPr>
      </w:pPr>
      <w:proofErr w:type="spellStart"/>
      <w:r w:rsidRPr="00C90F40">
        <w:rPr>
          <w:sz w:val="22"/>
          <w:szCs w:val="22"/>
        </w:rPr>
        <w:t>SpeakEQ</w:t>
      </w:r>
      <w:proofErr w:type="spellEnd"/>
      <w:r w:rsidRPr="00C90F40">
        <w:rPr>
          <w:sz w:val="22"/>
          <w:szCs w:val="22"/>
        </w:rPr>
        <w:t xml:space="preserve"> is designed for adults (18+). If you're under 18, you need a parent or guardian's permission to use the app.</w:t>
      </w:r>
    </w:p>
    <w:p w14:paraId="62EE27F6" w14:textId="77777777" w:rsidR="00C90F40" w:rsidRPr="00C90F40" w:rsidRDefault="00C90F40" w:rsidP="00C90F40">
      <w:pPr>
        <w:spacing w:after="0"/>
        <w:rPr>
          <w:sz w:val="22"/>
          <w:szCs w:val="22"/>
        </w:rPr>
      </w:pPr>
      <w:r w:rsidRPr="00C90F40">
        <w:rPr>
          <w:sz w:val="22"/>
          <w:szCs w:val="22"/>
        </w:rPr>
        <w:t>We don't knowingly collect information from children without parental consent. If we discover we have a child's data without proper consent, we'll delete it immediately.</w:t>
      </w:r>
    </w:p>
    <w:p w14:paraId="657FF0BE" w14:textId="7CF21AC3" w:rsidR="00C90F40" w:rsidRPr="00C90F40" w:rsidRDefault="00C90F40" w:rsidP="00C90F40">
      <w:pPr>
        <w:spacing w:after="0"/>
        <w:rPr>
          <w:sz w:val="22"/>
          <w:szCs w:val="22"/>
        </w:rPr>
      </w:pPr>
      <w:r w:rsidRPr="00C90F40">
        <w:rPr>
          <w:sz w:val="22"/>
          <w:szCs w:val="22"/>
        </w:rPr>
        <w:t xml:space="preserve">Parents: If you believe your child has used the app without permission, contact us at </w:t>
      </w:r>
      <w:hyperlink r:id="rId6" w:history="1">
        <w:r>
          <w:rPr>
            <w:rStyle w:val="Hyperlink"/>
            <w:sz w:val="22"/>
            <w:szCs w:val="22"/>
          </w:rPr>
          <w:t>support@speakeq.ai</w:t>
        </w:r>
      </w:hyperlink>
      <w:r w:rsidRPr="00C90F40">
        <w:rPr>
          <w:sz w:val="22"/>
          <w:szCs w:val="22"/>
        </w:rPr>
        <w:t>.</w:t>
      </w:r>
    </w:p>
    <w:p w14:paraId="1CF2A6C9" w14:textId="77777777" w:rsidR="007F37F6" w:rsidRDefault="007F37F6" w:rsidP="00C90F40">
      <w:pPr>
        <w:spacing w:after="0"/>
        <w:rPr>
          <w:ins w:id="64" w:author="Cherie Markley" w:date="2025-12-17T17:13:00Z" w16du:dateUtc="2025-12-17T23:13:00Z"/>
          <w:b/>
          <w:bCs/>
          <w:sz w:val="22"/>
          <w:szCs w:val="22"/>
        </w:rPr>
      </w:pPr>
    </w:p>
    <w:p w14:paraId="784383D5" w14:textId="4DE31D94" w:rsidR="00C90F40" w:rsidRPr="00C90F40" w:rsidRDefault="00C90F40" w:rsidP="00C90F40">
      <w:pPr>
        <w:spacing w:after="0"/>
        <w:rPr>
          <w:b/>
          <w:bCs/>
          <w:sz w:val="22"/>
          <w:szCs w:val="22"/>
        </w:rPr>
      </w:pPr>
      <w:r w:rsidRPr="00C90F40">
        <w:rPr>
          <w:b/>
          <w:bCs/>
          <w:sz w:val="22"/>
          <w:szCs w:val="22"/>
        </w:rPr>
        <w:t>9. Third-Party Services</w:t>
      </w:r>
    </w:p>
    <w:p w14:paraId="51258846" w14:textId="77777777" w:rsidR="00C90F40" w:rsidRPr="00C90F40" w:rsidRDefault="00C90F40" w:rsidP="00C90F40">
      <w:pPr>
        <w:spacing w:after="0"/>
        <w:rPr>
          <w:sz w:val="22"/>
          <w:szCs w:val="22"/>
        </w:rPr>
      </w:pPr>
      <w:r w:rsidRPr="00C90F40">
        <w:rPr>
          <w:sz w:val="22"/>
          <w:szCs w:val="22"/>
        </w:rPr>
        <w:t>The app may link to other websites or services. We're not responsible for their privacy practices. Please check their privacy policies before sharing information with them.</w:t>
      </w:r>
    </w:p>
    <w:p w14:paraId="549FAF09" w14:textId="77777777" w:rsidR="007F37F6" w:rsidRDefault="007F37F6" w:rsidP="00C90F40">
      <w:pPr>
        <w:spacing w:after="0"/>
        <w:rPr>
          <w:ins w:id="65" w:author="Cherie Markley" w:date="2025-12-17T17:13:00Z" w16du:dateUtc="2025-12-17T23:13:00Z"/>
          <w:b/>
          <w:bCs/>
          <w:sz w:val="22"/>
          <w:szCs w:val="22"/>
        </w:rPr>
      </w:pPr>
    </w:p>
    <w:p w14:paraId="27E9D60C" w14:textId="0A03F376" w:rsidR="00C90F40" w:rsidRPr="00C90F40" w:rsidRDefault="00C90F40" w:rsidP="00C90F40">
      <w:pPr>
        <w:spacing w:after="0"/>
        <w:rPr>
          <w:b/>
          <w:bCs/>
          <w:sz w:val="22"/>
          <w:szCs w:val="22"/>
        </w:rPr>
      </w:pPr>
      <w:r w:rsidRPr="00C90F40">
        <w:rPr>
          <w:b/>
          <w:bCs/>
          <w:sz w:val="22"/>
          <w:szCs w:val="22"/>
        </w:rPr>
        <w:t>10. Changes to This Privacy Policy</w:t>
      </w:r>
    </w:p>
    <w:p w14:paraId="50C5646C" w14:textId="77777777" w:rsidR="00C90F40" w:rsidRPr="00C90F40" w:rsidRDefault="00C90F40" w:rsidP="00C90F40">
      <w:pPr>
        <w:spacing w:after="0"/>
        <w:rPr>
          <w:sz w:val="22"/>
          <w:szCs w:val="22"/>
        </w:rPr>
      </w:pPr>
      <w:r w:rsidRPr="00C90F40">
        <w:rPr>
          <w:sz w:val="22"/>
          <w:szCs w:val="22"/>
        </w:rPr>
        <w:t>We may update this policy occasionally. When we make important changes, we'll:</w:t>
      </w:r>
    </w:p>
    <w:p w14:paraId="3FAA69D0" w14:textId="1211EE5B" w:rsidR="00C90F40" w:rsidRPr="00C90F40" w:rsidRDefault="00C90F40" w:rsidP="00C90F40">
      <w:pPr>
        <w:numPr>
          <w:ilvl w:val="0"/>
          <w:numId w:val="21"/>
        </w:numPr>
        <w:spacing w:after="0"/>
        <w:rPr>
          <w:sz w:val="22"/>
          <w:szCs w:val="22"/>
        </w:rPr>
      </w:pPr>
      <w:r w:rsidRPr="00C90F40">
        <w:rPr>
          <w:sz w:val="22"/>
          <w:szCs w:val="22"/>
        </w:rPr>
        <w:t xml:space="preserve">Update the "Last Updated" date at the </w:t>
      </w:r>
      <w:del w:id="66" w:author="Cherie Markley" w:date="2025-12-17T17:06:00Z" w16du:dateUtc="2025-12-17T23:06:00Z">
        <w:r w:rsidRPr="00C90F40" w:rsidDel="007F37F6">
          <w:rPr>
            <w:sz w:val="22"/>
            <w:szCs w:val="22"/>
          </w:rPr>
          <w:delText>top</w:delText>
        </w:r>
      </w:del>
      <w:ins w:id="67" w:author="Cherie Markley" w:date="2025-12-17T17:06:00Z" w16du:dateUtc="2025-12-17T23:06:00Z">
        <w:r w:rsidR="007F37F6">
          <w:rPr>
            <w:sz w:val="22"/>
            <w:szCs w:val="22"/>
          </w:rPr>
          <w:t>bottom</w:t>
        </w:r>
      </w:ins>
    </w:p>
    <w:p w14:paraId="07AA1D98" w14:textId="77777777" w:rsidR="00C90F40" w:rsidRPr="00C90F40" w:rsidRDefault="00C90F40" w:rsidP="00C90F40">
      <w:pPr>
        <w:numPr>
          <w:ilvl w:val="0"/>
          <w:numId w:val="21"/>
        </w:numPr>
        <w:spacing w:after="0"/>
        <w:rPr>
          <w:sz w:val="22"/>
          <w:szCs w:val="22"/>
        </w:rPr>
      </w:pPr>
      <w:r w:rsidRPr="00C90F40">
        <w:rPr>
          <w:sz w:val="22"/>
          <w:szCs w:val="22"/>
        </w:rPr>
        <w:t>Notify you through the app or by email</w:t>
      </w:r>
    </w:p>
    <w:p w14:paraId="243DF935" w14:textId="77777777" w:rsidR="00C90F40" w:rsidRPr="00C90F40" w:rsidRDefault="00C90F40" w:rsidP="00C90F40">
      <w:pPr>
        <w:numPr>
          <w:ilvl w:val="0"/>
          <w:numId w:val="21"/>
        </w:numPr>
        <w:spacing w:after="0"/>
        <w:rPr>
          <w:sz w:val="22"/>
          <w:szCs w:val="22"/>
        </w:rPr>
      </w:pPr>
      <w:r w:rsidRPr="00C90F40">
        <w:rPr>
          <w:sz w:val="22"/>
          <w:szCs w:val="22"/>
        </w:rPr>
        <w:t>Show you a notice when you open the app</w:t>
      </w:r>
    </w:p>
    <w:p w14:paraId="788E2770" w14:textId="77777777" w:rsidR="00C90F40" w:rsidRPr="00C90F40" w:rsidRDefault="00C90F40" w:rsidP="00C90F40">
      <w:pPr>
        <w:spacing w:after="0"/>
        <w:rPr>
          <w:sz w:val="22"/>
          <w:szCs w:val="22"/>
        </w:rPr>
      </w:pPr>
      <w:r w:rsidRPr="00C90F40">
        <w:rPr>
          <w:sz w:val="22"/>
          <w:szCs w:val="22"/>
        </w:rPr>
        <w:t xml:space="preserve">Continuing to use </w:t>
      </w:r>
      <w:proofErr w:type="spellStart"/>
      <w:r w:rsidRPr="00C90F40">
        <w:rPr>
          <w:sz w:val="22"/>
          <w:szCs w:val="22"/>
        </w:rPr>
        <w:t>SpeakEQ</w:t>
      </w:r>
      <w:proofErr w:type="spellEnd"/>
      <w:r w:rsidRPr="00C90F40">
        <w:rPr>
          <w:sz w:val="22"/>
          <w:szCs w:val="22"/>
        </w:rPr>
        <w:t xml:space="preserve"> after changes means you accept the updated policy.</w:t>
      </w:r>
    </w:p>
    <w:p w14:paraId="5D6B76F7" w14:textId="77777777" w:rsidR="007F37F6" w:rsidRDefault="007F37F6" w:rsidP="00C90F40">
      <w:pPr>
        <w:spacing w:after="0"/>
        <w:rPr>
          <w:ins w:id="68" w:author="Cherie Markley" w:date="2025-12-17T17:13:00Z" w16du:dateUtc="2025-12-17T23:13:00Z"/>
          <w:b/>
          <w:bCs/>
          <w:sz w:val="22"/>
          <w:szCs w:val="22"/>
        </w:rPr>
      </w:pPr>
    </w:p>
    <w:p w14:paraId="008BF4F1" w14:textId="2F61FE74" w:rsidR="00C90F40" w:rsidRPr="00C90F40" w:rsidRDefault="00C90F40" w:rsidP="00C90F40">
      <w:pPr>
        <w:spacing w:after="0"/>
        <w:rPr>
          <w:b/>
          <w:bCs/>
          <w:sz w:val="22"/>
          <w:szCs w:val="22"/>
        </w:rPr>
      </w:pPr>
      <w:r w:rsidRPr="00C90F40">
        <w:rPr>
          <w:b/>
          <w:bCs/>
          <w:sz w:val="22"/>
          <w:szCs w:val="22"/>
        </w:rPr>
        <w:t>11. Contact Us</w:t>
      </w:r>
    </w:p>
    <w:p w14:paraId="144081C4" w14:textId="77777777" w:rsidR="00C90F40" w:rsidRPr="00C90F40" w:rsidRDefault="00C90F40" w:rsidP="00C90F40">
      <w:pPr>
        <w:spacing w:after="0"/>
        <w:rPr>
          <w:sz w:val="22"/>
          <w:szCs w:val="22"/>
        </w:rPr>
      </w:pPr>
      <w:r w:rsidRPr="00C90F40">
        <w:rPr>
          <w:sz w:val="22"/>
          <w:szCs w:val="22"/>
        </w:rPr>
        <w:t>Questions about privacy? We're here to help:</w:t>
      </w:r>
    </w:p>
    <w:p w14:paraId="09BF093C" w14:textId="3A4ED5BF" w:rsidR="00C90F40" w:rsidRPr="00C90F40" w:rsidRDefault="00C90F40" w:rsidP="00C90F40">
      <w:pPr>
        <w:spacing w:after="0"/>
        <w:rPr>
          <w:sz w:val="22"/>
          <w:szCs w:val="22"/>
        </w:rPr>
      </w:pPr>
      <w:r w:rsidRPr="00C90F40">
        <w:rPr>
          <w:b/>
          <w:bCs/>
          <w:sz w:val="22"/>
          <w:szCs w:val="22"/>
        </w:rPr>
        <w:t>Yellow Sapphire Consulting</w:t>
      </w:r>
      <w:ins w:id="69" w:author="Cherie Markley" w:date="2025-12-19T09:41:00Z" w16du:dateUtc="2025-12-19T15:41:00Z">
        <w:r w:rsidR="008F06BC">
          <w:rPr>
            <w:b/>
            <w:bCs/>
            <w:sz w:val="22"/>
            <w:szCs w:val="22"/>
          </w:rPr>
          <w:t xml:space="preserve">, LLC DBA </w:t>
        </w:r>
        <w:proofErr w:type="spellStart"/>
        <w:r w:rsidR="008F06BC">
          <w:rPr>
            <w:b/>
            <w:bCs/>
            <w:sz w:val="22"/>
            <w:szCs w:val="22"/>
          </w:rPr>
          <w:t>SpeakEQ</w:t>
        </w:r>
      </w:ins>
      <w:proofErr w:type="spellEnd"/>
      <w:r w:rsidRPr="00C90F40">
        <w:rPr>
          <w:sz w:val="22"/>
          <w:szCs w:val="22"/>
        </w:rPr>
        <w:br/>
      </w:r>
      <w:r w:rsidRPr="00C90F40">
        <w:rPr>
          <w:b/>
          <w:bCs/>
          <w:sz w:val="22"/>
          <w:szCs w:val="22"/>
        </w:rPr>
        <w:t>General Privacy Questions:</w:t>
      </w:r>
      <w:r w:rsidRPr="00C90F40">
        <w:rPr>
          <w:sz w:val="22"/>
          <w:szCs w:val="22"/>
        </w:rPr>
        <w:br/>
      </w:r>
      <w:r>
        <w:rPr>
          <w:sz w:val="22"/>
          <w:szCs w:val="22"/>
        </w:rPr>
        <w:t>Email</w:t>
      </w:r>
      <w:r w:rsidRPr="00C90F40">
        <w:rPr>
          <w:sz w:val="22"/>
          <w:szCs w:val="22"/>
        </w:rPr>
        <w:t xml:space="preserve">: </w:t>
      </w:r>
      <w:hyperlink r:id="rId7" w:history="1">
        <w:r>
          <w:rPr>
            <w:rStyle w:val="Hyperlink"/>
            <w:sz w:val="22"/>
            <w:szCs w:val="22"/>
          </w:rPr>
          <w:t>support@speakeq.ai</w:t>
        </w:r>
      </w:hyperlink>
    </w:p>
    <w:p w14:paraId="12E60136" w14:textId="77777777" w:rsidR="00C90F40" w:rsidRPr="00C90F40" w:rsidRDefault="00000000" w:rsidP="00C90F40">
      <w:pPr>
        <w:spacing w:after="0"/>
        <w:rPr>
          <w:sz w:val="22"/>
          <w:szCs w:val="22"/>
        </w:rPr>
      </w:pPr>
      <w:r>
        <w:rPr>
          <w:sz w:val="22"/>
          <w:szCs w:val="22"/>
        </w:rPr>
        <w:lastRenderedPageBreak/>
        <w:pict w14:anchorId="0424FF41">
          <v:rect id="_x0000_i1025" style="width:0;height:1.5pt" o:hralign="center" o:hrstd="t" o:hr="t" fillcolor="#a0a0a0" stroked="f"/>
        </w:pict>
      </w:r>
    </w:p>
    <w:p w14:paraId="1CC91F7B" w14:textId="77777777" w:rsidR="00C90F40" w:rsidRPr="00C90F40" w:rsidRDefault="00C90F40" w:rsidP="00C90F40">
      <w:pPr>
        <w:spacing w:after="0"/>
        <w:rPr>
          <w:sz w:val="22"/>
          <w:szCs w:val="22"/>
        </w:rPr>
      </w:pPr>
      <w:r w:rsidRPr="00C90F40">
        <w:rPr>
          <w:b/>
          <w:bCs/>
          <w:sz w:val="22"/>
          <w:szCs w:val="22"/>
        </w:rPr>
        <w:t>Your Consent</w:t>
      </w:r>
    </w:p>
    <w:p w14:paraId="6AC96143" w14:textId="748BF0CB" w:rsidR="00C90F40" w:rsidRDefault="00C90F40" w:rsidP="00C90F40">
      <w:pPr>
        <w:spacing w:after="0"/>
        <w:rPr>
          <w:ins w:id="70" w:author="Cherie Markley" w:date="2025-12-17T17:13:00Z" w16du:dateUtc="2025-12-17T23:13:00Z"/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319F46" wp14:editId="072F8952">
                <wp:simplePos x="0" y="0"/>
                <wp:positionH relativeFrom="column">
                  <wp:posOffset>0</wp:posOffset>
                </wp:positionH>
                <wp:positionV relativeFrom="paragraph">
                  <wp:posOffset>40005</wp:posOffset>
                </wp:positionV>
                <wp:extent cx="95250" cy="104775"/>
                <wp:effectExtent l="0" t="0" r="19050" b="28575"/>
                <wp:wrapNone/>
                <wp:docPr id="144563609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1047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3081B0" w14:textId="4EC53B5E" w:rsidR="00C90F40" w:rsidRDefault="00C90F40" w:rsidP="00C90F40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319F46" id="Rectangle 1" o:spid="_x0000_s1026" style="position:absolute;margin-left:0;margin-top:3.15pt;width:7.5pt;height: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" filled="f" strokecolor="black [3213]" strokeweight="1pt">
                <v:textbox>
                  <w:txbxContent>
                    <w:p w14:paraId="573081B0" w14:textId="4EC53B5E" w:rsidR="00C90F40" w:rsidRDefault="00C90F40" w:rsidP="00C90F40">
                      <w:pPr>
                        <w:jc w:val="center"/>
                      </w:pPr>
                      <w: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2"/>
          <w:szCs w:val="22"/>
        </w:rPr>
        <w:t xml:space="preserve">     </w:t>
      </w:r>
      <w:r w:rsidRPr="00C90F40">
        <w:rPr>
          <w:sz w:val="22"/>
          <w:szCs w:val="22"/>
        </w:rPr>
        <w:t xml:space="preserve">By using </w:t>
      </w:r>
      <w:proofErr w:type="spellStart"/>
      <w:r w:rsidRPr="00C90F40">
        <w:rPr>
          <w:sz w:val="22"/>
          <w:szCs w:val="22"/>
        </w:rPr>
        <w:t>SpeakEQ</w:t>
      </w:r>
      <w:proofErr w:type="spellEnd"/>
      <w:r w:rsidRPr="00C90F40">
        <w:rPr>
          <w:sz w:val="22"/>
          <w:szCs w:val="22"/>
        </w:rPr>
        <w:t>, you confirm that you've read and understand this Privacy Policy and agree to how we handle your information.</w:t>
      </w:r>
    </w:p>
    <w:p w14:paraId="47275CCC" w14:textId="77777777" w:rsidR="007F37F6" w:rsidRPr="00C90F40" w:rsidRDefault="007F37F6" w:rsidP="00C90F40">
      <w:pPr>
        <w:spacing w:after="0"/>
        <w:rPr>
          <w:sz w:val="22"/>
          <w:szCs w:val="22"/>
        </w:rPr>
      </w:pPr>
    </w:p>
    <w:p w14:paraId="4AA52E4A" w14:textId="77777777" w:rsidR="00C90F40" w:rsidRPr="00C90F40" w:rsidRDefault="00C90F40" w:rsidP="00C90F40">
      <w:pPr>
        <w:spacing w:after="0"/>
        <w:rPr>
          <w:sz w:val="22"/>
          <w:szCs w:val="22"/>
        </w:rPr>
      </w:pPr>
      <w:r w:rsidRPr="00C90F40">
        <w:rPr>
          <w:sz w:val="22"/>
          <w:szCs w:val="22"/>
        </w:rPr>
        <w:t xml:space="preserve">Thank you for trusting </w:t>
      </w:r>
      <w:proofErr w:type="spellStart"/>
      <w:r w:rsidRPr="00C90F40">
        <w:rPr>
          <w:sz w:val="22"/>
          <w:szCs w:val="22"/>
        </w:rPr>
        <w:t>SpeakEQ</w:t>
      </w:r>
      <w:proofErr w:type="spellEnd"/>
      <w:r w:rsidRPr="00C90F40">
        <w:rPr>
          <w:sz w:val="22"/>
          <w:szCs w:val="22"/>
        </w:rPr>
        <w:t xml:space="preserve"> with your communication development!</w:t>
      </w:r>
    </w:p>
    <w:p w14:paraId="19B9753C" w14:textId="77777777" w:rsidR="00F1089F" w:rsidRDefault="00F1089F" w:rsidP="00C90F40">
      <w:pPr>
        <w:spacing w:after="0"/>
        <w:rPr>
          <w:ins w:id="71" w:author="Cherie Markley" w:date="2025-12-17T16:40:00Z" w16du:dateUtc="2025-12-17T22:40:00Z"/>
          <w:sz w:val="22"/>
          <w:szCs w:val="22"/>
        </w:rPr>
      </w:pPr>
    </w:p>
    <w:p w14:paraId="7BCAC8E1" w14:textId="5BBF3354" w:rsidR="004A0D5E" w:rsidRPr="00C90F40" w:rsidRDefault="004A0D5E" w:rsidP="004A0D5E">
      <w:pPr>
        <w:spacing w:after="0"/>
        <w:rPr>
          <w:moveTo w:id="72" w:author="Cherie Markley" w:date="2025-12-17T16:40:00Z" w16du:dateUtc="2025-12-17T22:40:00Z"/>
          <w:sz w:val="22"/>
          <w:szCs w:val="22"/>
        </w:rPr>
      </w:pPr>
      <w:moveToRangeStart w:id="73" w:author="Cherie Markley" w:date="2025-12-17T16:40:00Z" w:name="move216882063"/>
      <w:moveTo w:id="74" w:author="Cherie Markley" w:date="2025-12-17T16:40:00Z" w16du:dateUtc="2025-12-17T22:40:00Z">
        <w:r w:rsidRPr="00C90F40">
          <w:rPr>
            <w:b/>
            <w:bCs/>
            <w:sz w:val="22"/>
            <w:szCs w:val="22"/>
          </w:rPr>
          <w:t xml:space="preserve">Last Updated: December </w:t>
        </w:r>
      </w:moveTo>
      <w:ins w:id="75" w:author="Cherie Markley" w:date="2025-12-17T16:40:00Z" w16du:dateUtc="2025-12-17T22:40:00Z">
        <w:r>
          <w:rPr>
            <w:b/>
            <w:bCs/>
            <w:sz w:val="22"/>
            <w:szCs w:val="22"/>
          </w:rPr>
          <w:t>1</w:t>
        </w:r>
      </w:ins>
      <w:ins w:id="76" w:author="Cherie Markley" w:date="2025-12-19T09:41:00Z" w16du:dateUtc="2025-12-19T15:41:00Z">
        <w:r w:rsidR="008F06BC">
          <w:rPr>
            <w:b/>
            <w:bCs/>
            <w:sz w:val="22"/>
            <w:szCs w:val="22"/>
          </w:rPr>
          <w:t>9</w:t>
        </w:r>
      </w:ins>
      <w:moveTo w:id="77" w:author="Cherie Markley" w:date="2025-12-17T16:40:00Z" w16du:dateUtc="2025-12-17T22:40:00Z">
        <w:del w:id="78" w:author="Cherie Markley" w:date="2025-12-17T16:40:00Z" w16du:dateUtc="2025-12-17T22:40:00Z">
          <w:r w:rsidRPr="00C90F40" w:rsidDel="004A0D5E">
            <w:rPr>
              <w:b/>
              <w:bCs/>
              <w:sz w:val="22"/>
              <w:szCs w:val="22"/>
            </w:rPr>
            <w:delText>2</w:delText>
          </w:r>
        </w:del>
        <w:r w:rsidRPr="00C90F40">
          <w:rPr>
            <w:b/>
            <w:bCs/>
            <w:sz w:val="22"/>
            <w:szCs w:val="22"/>
          </w:rPr>
          <w:t>, 2025</w:t>
        </w:r>
      </w:moveTo>
    </w:p>
    <w:moveToRangeEnd w:id="73"/>
    <w:p w14:paraId="38CCAE18" w14:textId="77777777" w:rsidR="004A0D5E" w:rsidRPr="00C90F40" w:rsidRDefault="004A0D5E" w:rsidP="00C90F40">
      <w:pPr>
        <w:spacing w:after="0"/>
        <w:rPr>
          <w:sz w:val="22"/>
          <w:szCs w:val="22"/>
        </w:rPr>
      </w:pPr>
    </w:p>
    <w:sectPr w:rsidR="004A0D5E" w:rsidRPr="00C90F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74B31"/>
    <w:multiLevelType w:val="multilevel"/>
    <w:tmpl w:val="D670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71DE2"/>
    <w:multiLevelType w:val="multilevel"/>
    <w:tmpl w:val="2E4E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61A19"/>
    <w:multiLevelType w:val="multilevel"/>
    <w:tmpl w:val="D294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C0F55"/>
    <w:multiLevelType w:val="multilevel"/>
    <w:tmpl w:val="E294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1399E"/>
    <w:multiLevelType w:val="multilevel"/>
    <w:tmpl w:val="641E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98624E"/>
    <w:multiLevelType w:val="multilevel"/>
    <w:tmpl w:val="0D969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40521A"/>
    <w:multiLevelType w:val="multilevel"/>
    <w:tmpl w:val="CB1A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AE211B"/>
    <w:multiLevelType w:val="multilevel"/>
    <w:tmpl w:val="6496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090D3F"/>
    <w:multiLevelType w:val="multilevel"/>
    <w:tmpl w:val="ABC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BD58A3"/>
    <w:multiLevelType w:val="multilevel"/>
    <w:tmpl w:val="426E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3145FC"/>
    <w:multiLevelType w:val="multilevel"/>
    <w:tmpl w:val="4FC0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FF1AA9"/>
    <w:multiLevelType w:val="multilevel"/>
    <w:tmpl w:val="DC58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9E0F41"/>
    <w:multiLevelType w:val="multilevel"/>
    <w:tmpl w:val="BF22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8E287B"/>
    <w:multiLevelType w:val="multilevel"/>
    <w:tmpl w:val="7F6E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434850"/>
    <w:multiLevelType w:val="multilevel"/>
    <w:tmpl w:val="D43E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BE24A0"/>
    <w:multiLevelType w:val="multilevel"/>
    <w:tmpl w:val="8DF2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9D4F66"/>
    <w:multiLevelType w:val="multilevel"/>
    <w:tmpl w:val="637AA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2E6ADC"/>
    <w:multiLevelType w:val="multilevel"/>
    <w:tmpl w:val="734C9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3C7A6A"/>
    <w:multiLevelType w:val="multilevel"/>
    <w:tmpl w:val="2714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7A5B64"/>
    <w:multiLevelType w:val="multilevel"/>
    <w:tmpl w:val="B142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4A305A"/>
    <w:multiLevelType w:val="multilevel"/>
    <w:tmpl w:val="4B66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033015">
    <w:abstractNumId w:val="1"/>
  </w:num>
  <w:num w:numId="2" w16cid:durableId="160394405">
    <w:abstractNumId w:val="12"/>
  </w:num>
  <w:num w:numId="3" w16cid:durableId="2095734298">
    <w:abstractNumId w:val="14"/>
  </w:num>
  <w:num w:numId="4" w16cid:durableId="583495813">
    <w:abstractNumId w:val="16"/>
  </w:num>
  <w:num w:numId="5" w16cid:durableId="633759618">
    <w:abstractNumId w:val="17"/>
  </w:num>
  <w:num w:numId="6" w16cid:durableId="289210418">
    <w:abstractNumId w:val="8"/>
  </w:num>
  <w:num w:numId="7" w16cid:durableId="1449349826">
    <w:abstractNumId w:val="5"/>
  </w:num>
  <w:num w:numId="8" w16cid:durableId="558319306">
    <w:abstractNumId w:val="3"/>
  </w:num>
  <w:num w:numId="9" w16cid:durableId="211230268">
    <w:abstractNumId w:val="20"/>
  </w:num>
  <w:num w:numId="10" w16cid:durableId="1940329857">
    <w:abstractNumId w:val="4"/>
  </w:num>
  <w:num w:numId="11" w16cid:durableId="1893534768">
    <w:abstractNumId w:val="10"/>
  </w:num>
  <w:num w:numId="12" w16cid:durableId="1357386974">
    <w:abstractNumId w:val="15"/>
  </w:num>
  <w:num w:numId="13" w16cid:durableId="1668439801">
    <w:abstractNumId w:val="11"/>
  </w:num>
  <w:num w:numId="14" w16cid:durableId="990477267">
    <w:abstractNumId w:val="13"/>
  </w:num>
  <w:num w:numId="15" w16cid:durableId="1569151439">
    <w:abstractNumId w:val="6"/>
  </w:num>
  <w:num w:numId="16" w16cid:durableId="1420102625">
    <w:abstractNumId w:val="7"/>
  </w:num>
  <w:num w:numId="17" w16cid:durableId="819616214">
    <w:abstractNumId w:val="19"/>
  </w:num>
  <w:num w:numId="18" w16cid:durableId="451898164">
    <w:abstractNumId w:val="9"/>
  </w:num>
  <w:num w:numId="19" w16cid:durableId="196626509">
    <w:abstractNumId w:val="0"/>
  </w:num>
  <w:num w:numId="20" w16cid:durableId="923224442">
    <w:abstractNumId w:val="18"/>
  </w:num>
  <w:num w:numId="21" w16cid:durableId="340013033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erie Markley">
    <w15:presenceInfo w15:providerId="Windows Live" w15:userId="5c2da09a4399059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F40"/>
    <w:rsid w:val="000C0EFF"/>
    <w:rsid w:val="000E4A3D"/>
    <w:rsid w:val="001536A0"/>
    <w:rsid w:val="003B5E14"/>
    <w:rsid w:val="0043478E"/>
    <w:rsid w:val="004839BC"/>
    <w:rsid w:val="004A0D5E"/>
    <w:rsid w:val="00572382"/>
    <w:rsid w:val="0076584B"/>
    <w:rsid w:val="007F37F6"/>
    <w:rsid w:val="008F06BC"/>
    <w:rsid w:val="00A0442B"/>
    <w:rsid w:val="00B35446"/>
    <w:rsid w:val="00BB145C"/>
    <w:rsid w:val="00C90F40"/>
    <w:rsid w:val="00DD0532"/>
    <w:rsid w:val="00F1089F"/>
    <w:rsid w:val="00F97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312CD"/>
  <w15:chartTrackingRefBased/>
  <w15:docId w15:val="{AF752431-E8D0-475F-8A23-733D38372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F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F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F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F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F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F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F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F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F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F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F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F4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0F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0F40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4A0D5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upport@speakeq.a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upport@speakeq.ai" TargetMode="External"/><Relationship Id="rId5" Type="http://schemas.openxmlformats.org/officeDocument/2006/relationships/hyperlink" Target="mailto:support@speakeq.ai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1121</Words>
  <Characters>6390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Nirmala Kumar</dc:creator>
  <cp:keywords/>
  <dc:description/>
  <cp:lastModifiedBy>Cherie Markley</cp:lastModifiedBy>
  <cp:revision>3</cp:revision>
  <dcterms:created xsi:type="dcterms:W3CDTF">2025-12-19T15:40:00Z</dcterms:created>
  <dcterms:modified xsi:type="dcterms:W3CDTF">2025-12-19T15:41:00Z</dcterms:modified>
</cp:coreProperties>
</file>