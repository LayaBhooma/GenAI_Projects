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34E92" w14:textId="77777777" w:rsidR="004C7F74" w:rsidRPr="004C7F74" w:rsidRDefault="004C7F74" w:rsidP="004C7F74">
      <w:pPr>
        <w:spacing w:after="0"/>
        <w:jc w:val="center"/>
        <w:rPr>
          <w:b/>
          <w:bCs/>
          <w:sz w:val="28"/>
          <w:szCs w:val="28"/>
        </w:rPr>
      </w:pPr>
      <w:r w:rsidRPr="004C7F74">
        <w:rPr>
          <w:b/>
          <w:bCs/>
          <w:sz w:val="28"/>
          <w:szCs w:val="28"/>
        </w:rPr>
        <w:t>Terms &amp; Conditions</w:t>
      </w:r>
    </w:p>
    <w:p w14:paraId="4AEA2808" w14:textId="1DDEC49E" w:rsidR="004C7F74" w:rsidRPr="004C7F74" w:rsidDel="006C5C3D" w:rsidRDefault="004C7F74" w:rsidP="004C7F74">
      <w:pPr>
        <w:spacing w:after="0"/>
        <w:rPr>
          <w:del w:id="0" w:author="Cherie Markley" w:date="2025-12-16T19:02:00Z" w16du:dateUtc="2025-12-17T01:02:00Z"/>
          <w:sz w:val="22"/>
          <w:szCs w:val="22"/>
        </w:rPr>
      </w:pPr>
      <w:del w:id="1" w:author="Cherie Markley" w:date="2025-12-16T19:02:00Z" w16du:dateUtc="2025-12-17T01:02:00Z">
        <w:r w:rsidRPr="004C7F74" w:rsidDel="006C5C3D">
          <w:rPr>
            <w:b/>
            <w:bCs/>
            <w:sz w:val="22"/>
            <w:szCs w:val="22"/>
          </w:rPr>
          <w:delText xml:space="preserve">Last Updated: December </w:delText>
        </w:r>
      </w:del>
      <w:del w:id="2" w:author="Cherie Markley" w:date="2025-12-16T16:10:00Z" w16du:dateUtc="2025-12-16T22:10:00Z">
        <w:r w:rsidRPr="004C7F74" w:rsidDel="0074297A">
          <w:rPr>
            <w:b/>
            <w:bCs/>
            <w:sz w:val="22"/>
            <w:szCs w:val="22"/>
          </w:rPr>
          <w:delText>2</w:delText>
        </w:r>
      </w:del>
      <w:del w:id="3" w:author="Cherie Markley" w:date="2025-12-16T19:02:00Z" w16du:dateUtc="2025-12-17T01:02:00Z">
        <w:r w:rsidRPr="004C7F74" w:rsidDel="006C5C3D">
          <w:rPr>
            <w:b/>
            <w:bCs/>
            <w:sz w:val="22"/>
            <w:szCs w:val="22"/>
          </w:rPr>
          <w:delText>, 2025</w:delText>
        </w:r>
      </w:del>
    </w:p>
    <w:p w14:paraId="4C69C9A1" w14:textId="77777777" w:rsidR="00EE05FD" w:rsidRDefault="00EE05FD" w:rsidP="004C7F74">
      <w:pPr>
        <w:spacing w:after="0"/>
        <w:rPr>
          <w:ins w:id="4" w:author="Cherie Markley" w:date="2025-12-16T16:23:00Z" w16du:dateUtc="2025-12-16T22:23:00Z"/>
          <w:sz w:val="22"/>
          <w:szCs w:val="22"/>
        </w:rPr>
      </w:pPr>
    </w:p>
    <w:p w14:paraId="140E9174" w14:textId="19780057" w:rsidR="004C7F74" w:rsidRPr="00915704" w:rsidRDefault="004C7F74" w:rsidP="004C7F74">
      <w:pPr>
        <w:spacing w:after="0"/>
        <w:rPr>
          <w:sz w:val="22"/>
          <w:szCs w:val="22"/>
        </w:rPr>
      </w:pPr>
      <w:r w:rsidRPr="00915704">
        <w:rPr>
          <w:sz w:val="22"/>
          <w:szCs w:val="22"/>
        </w:rPr>
        <w:t>Welcome to SpeakEQ! These Terms &amp; Conditions ("Terms") explain the rules for using the SpeakEQ mobile app</w:t>
      </w:r>
      <w:ins w:id="5" w:author="Cherie Markley" w:date="2025-12-18T16:50:00Z" w16du:dateUtc="2025-12-18T22:50:00Z">
        <w:r w:rsidR="00DB425F">
          <w:rPr>
            <w:sz w:val="22"/>
            <w:szCs w:val="22"/>
          </w:rPr>
          <w:t xml:space="preserve"> </w:t>
        </w:r>
      </w:ins>
      <w:del w:id="6" w:author="Cherie Markley" w:date="2025-12-18T16:50:00Z" w16du:dateUtc="2025-12-18T22:50:00Z">
        <w:r w:rsidRPr="00915704" w:rsidDel="00DB425F">
          <w:rPr>
            <w:sz w:val="22"/>
            <w:szCs w:val="22"/>
          </w:rPr>
          <w:delText xml:space="preserve"> (the "App") </w:delText>
        </w:r>
      </w:del>
      <w:r w:rsidRPr="00915704">
        <w:rPr>
          <w:sz w:val="22"/>
          <w:szCs w:val="22"/>
        </w:rPr>
        <w:t>provided by Yellow Sapphire Consulting</w:t>
      </w:r>
      <w:del w:id="7" w:author="Cherie Markley" w:date="2025-12-18T16:35:00Z" w16du:dateUtc="2025-12-18T22:35:00Z">
        <w:r w:rsidRPr="00915704" w:rsidDel="000333B9">
          <w:rPr>
            <w:sz w:val="22"/>
            <w:szCs w:val="22"/>
          </w:rPr>
          <w:delText xml:space="preserve"> ("</w:delText>
        </w:r>
      </w:del>
      <w:del w:id="8" w:author="Cherie Markley" w:date="2025-12-16T19:53:00Z" w16du:dateUtc="2025-12-17T01:53:00Z">
        <w:r w:rsidRPr="00915704" w:rsidDel="003121E3">
          <w:rPr>
            <w:sz w:val="22"/>
            <w:szCs w:val="22"/>
          </w:rPr>
          <w:delText>we," "us," or "our</w:delText>
        </w:r>
      </w:del>
      <w:del w:id="9" w:author="Cherie Markley" w:date="2025-12-18T16:35:00Z" w16du:dateUtc="2025-12-18T22:35:00Z">
        <w:r w:rsidRPr="00915704" w:rsidDel="000333B9">
          <w:rPr>
            <w:sz w:val="22"/>
            <w:szCs w:val="22"/>
          </w:rPr>
          <w:delText>")</w:delText>
        </w:r>
      </w:del>
      <w:r w:rsidRPr="00915704">
        <w:rPr>
          <w:sz w:val="22"/>
          <w:szCs w:val="22"/>
        </w:rPr>
        <w:t>,</w:t>
      </w:r>
      <w:ins w:id="10" w:author="Cherie Markley" w:date="2025-12-18T16:42:00Z" w16du:dateUtc="2025-12-18T22:42:00Z">
        <w:r w:rsidR="000333B9">
          <w:rPr>
            <w:sz w:val="22"/>
            <w:szCs w:val="22"/>
          </w:rPr>
          <w:t xml:space="preserve"> LLC</w:t>
        </w:r>
      </w:ins>
      <w:ins w:id="11" w:author="Cherie Markley" w:date="2025-12-18T16:46:00Z" w16du:dateUtc="2025-12-18T22:46:00Z">
        <w:r w:rsidR="00DB425F">
          <w:rPr>
            <w:sz w:val="22"/>
            <w:szCs w:val="22"/>
          </w:rPr>
          <w:t xml:space="preserve"> (</w:t>
        </w:r>
      </w:ins>
      <w:ins w:id="12" w:author="Cherie Markley" w:date="2025-12-18T16:49:00Z" w16du:dateUtc="2025-12-18T22:49:00Z">
        <w:r w:rsidR="00DB425F">
          <w:rPr>
            <w:sz w:val="22"/>
            <w:szCs w:val="22"/>
          </w:rPr>
          <w:t xml:space="preserve">referenced </w:t>
        </w:r>
      </w:ins>
      <w:ins w:id="13" w:author="Cherie Markley" w:date="2025-12-18T16:46:00Z" w16du:dateUtc="2025-12-18T22:46:00Z">
        <w:r w:rsidR="00DB425F">
          <w:rPr>
            <w:sz w:val="22"/>
            <w:szCs w:val="22"/>
          </w:rPr>
          <w:t xml:space="preserve">collectively with the </w:t>
        </w:r>
      </w:ins>
      <w:ins w:id="14" w:author="Cherie Markley" w:date="2025-12-18T16:49:00Z" w16du:dateUtc="2025-12-18T22:49:00Z">
        <w:r w:rsidR="00DB425F">
          <w:rPr>
            <w:sz w:val="22"/>
            <w:szCs w:val="22"/>
          </w:rPr>
          <w:t>app</w:t>
        </w:r>
      </w:ins>
      <w:ins w:id="15" w:author="Cherie Markley" w:date="2025-12-18T16:50:00Z" w16du:dateUtc="2025-12-18T22:50:00Z">
        <w:r w:rsidR="00DB425F">
          <w:rPr>
            <w:sz w:val="22"/>
            <w:szCs w:val="22"/>
          </w:rPr>
          <w:t xml:space="preserve"> in this document</w:t>
        </w:r>
      </w:ins>
      <w:ins w:id="16" w:author="Cherie Markley" w:date="2025-12-18T16:46:00Z" w16du:dateUtc="2025-12-18T22:46:00Z">
        <w:r w:rsidR="00DB425F">
          <w:rPr>
            <w:sz w:val="22"/>
            <w:szCs w:val="22"/>
          </w:rPr>
          <w:t xml:space="preserve"> as "</w:t>
        </w:r>
      </w:ins>
      <w:ins w:id="17" w:author="Cherie Markley" w:date="2025-12-18T16:50:00Z" w16du:dateUtc="2025-12-18T22:50:00Z">
        <w:r w:rsidR="00DB425F">
          <w:rPr>
            <w:sz w:val="22"/>
            <w:szCs w:val="22"/>
          </w:rPr>
          <w:t>SpeakEQ”)</w:t>
        </w:r>
      </w:ins>
      <w:ins w:id="18" w:author="Cherie Markley" w:date="2025-12-18T16:42:00Z" w16du:dateUtc="2025-12-18T22:42:00Z">
        <w:r w:rsidR="000333B9">
          <w:rPr>
            <w:sz w:val="22"/>
            <w:szCs w:val="22"/>
          </w:rPr>
          <w:t>,</w:t>
        </w:r>
      </w:ins>
      <w:r w:rsidRPr="00915704">
        <w:rPr>
          <w:sz w:val="22"/>
          <w:szCs w:val="22"/>
        </w:rPr>
        <w:t xml:space="preserve"> located in Washington, USA.</w:t>
      </w:r>
    </w:p>
    <w:p w14:paraId="78D06CA1" w14:textId="77777777" w:rsidR="0074297A" w:rsidRPr="00915704" w:rsidRDefault="0074297A" w:rsidP="004C7F74">
      <w:pPr>
        <w:spacing w:after="0"/>
        <w:rPr>
          <w:ins w:id="19" w:author="Cherie Markley" w:date="2025-12-16T16:10:00Z" w16du:dateUtc="2025-12-16T22:10:00Z"/>
          <w:sz w:val="22"/>
          <w:szCs w:val="22"/>
        </w:rPr>
      </w:pPr>
    </w:p>
    <w:p w14:paraId="0DEEBAC1" w14:textId="24FE9C82" w:rsidR="004C7F74" w:rsidRPr="00915704" w:rsidRDefault="00DB425F" w:rsidP="004C7F74">
      <w:pPr>
        <w:spacing w:after="0"/>
        <w:rPr>
          <w:sz w:val="22"/>
          <w:szCs w:val="22"/>
        </w:rPr>
      </w:pPr>
      <w:ins w:id="20" w:author="Cherie Markley" w:date="2025-12-18T16:50:00Z" w16du:dateUtc="2025-12-18T22:50:00Z">
        <w:r>
          <w:rPr>
            <w:sz w:val="22"/>
            <w:szCs w:val="22"/>
          </w:rPr>
          <w:t xml:space="preserve">SpeakEQ </w:t>
        </w:r>
      </w:ins>
      <w:ins w:id="21" w:author="Cherie Markley" w:date="2025-12-16T16:24:00Z" w16du:dateUtc="2025-12-16T22:24:00Z">
        <w:r w:rsidR="00EE05FD" w:rsidRPr="00915704">
          <w:rPr>
            <w:sz w:val="22"/>
            <w:szCs w:val="22"/>
          </w:rPr>
          <w:t xml:space="preserve">is offered to you (the “User”) conditioned on your acceptance without modification of the terms, conditions, and notices contained herein (the “Terms”). </w:t>
        </w:r>
      </w:ins>
      <w:del w:id="22" w:author="Cherie Markley" w:date="2025-12-16T16:26:00Z" w16du:dateUtc="2025-12-16T22:26:00Z">
        <w:r w:rsidR="004C7F74" w:rsidRPr="00915704" w:rsidDel="00EE05FD">
          <w:rPr>
            <w:sz w:val="22"/>
            <w:szCs w:val="22"/>
          </w:rPr>
          <w:delText>By d</w:delText>
        </w:r>
      </w:del>
      <w:ins w:id="23" w:author="Cherie Markley" w:date="2025-12-16T16:26:00Z" w16du:dateUtc="2025-12-16T22:26:00Z">
        <w:r w:rsidR="00EE05FD" w:rsidRPr="00915704">
          <w:rPr>
            <w:sz w:val="22"/>
            <w:szCs w:val="22"/>
          </w:rPr>
          <w:t>D</w:t>
        </w:r>
      </w:ins>
      <w:r w:rsidR="004C7F74" w:rsidRPr="00915704">
        <w:rPr>
          <w:sz w:val="22"/>
          <w:szCs w:val="22"/>
        </w:rPr>
        <w:t xml:space="preserve">ownloading and using </w:t>
      </w:r>
      <w:del w:id="24" w:author="Cherie Markley" w:date="2025-12-16T16:25:00Z" w16du:dateUtc="2025-12-16T22:25:00Z">
        <w:r w:rsidR="004C7F74" w:rsidRPr="00915704" w:rsidDel="00EE05FD">
          <w:rPr>
            <w:sz w:val="22"/>
            <w:szCs w:val="22"/>
          </w:rPr>
          <w:delText>SpeakEQ</w:delText>
        </w:r>
      </w:del>
      <w:ins w:id="25" w:author="Cherie Markley" w:date="2025-12-16T16:25:00Z" w16du:dateUtc="2025-12-16T22:25:00Z">
        <w:r w:rsidR="00EE05FD" w:rsidRPr="00915704">
          <w:rPr>
            <w:sz w:val="22"/>
            <w:szCs w:val="22"/>
          </w:rPr>
          <w:t xml:space="preserve">the </w:t>
        </w:r>
      </w:ins>
      <w:ins w:id="26" w:author="Cherie Markley" w:date="2025-12-18T16:51:00Z" w16du:dateUtc="2025-12-18T22:51:00Z">
        <w:r>
          <w:rPr>
            <w:sz w:val="22"/>
            <w:szCs w:val="22"/>
          </w:rPr>
          <w:t>SpeakEQ</w:t>
        </w:r>
      </w:ins>
      <w:ins w:id="27" w:author="Cherie Markley" w:date="2025-12-16T16:27:00Z" w16du:dateUtc="2025-12-16T22:27:00Z">
        <w:r w:rsidR="00EE05FD" w:rsidRPr="00915704">
          <w:rPr>
            <w:sz w:val="22"/>
            <w:szCs w:val="22"/>
          </w:rPr>
          <w:t xml:space="preserve"> constitutes your agreement</w:t>
        </w:r>
      </w:ins>
      <w:del w:id="28" w:author="Cherie Markley" w:date="2025-12-16T16:27:00Z" w16du:dateUtc="2025-12-16T22:27:00Z">
        <w:r w:rsidR="004C7F74" w:rsidRPr="00915704" w:rsidDel="00EE05FD">
          <w:rPr>
            <w:sz w:val="22"/>
            <w:szCs w:val="22"/>
          </w:rPr>
          <w:delText>, you agree</w:delText>
        </w:r>
      </w:del>
      <w:r w:rsidR="004C7F74" w:rsidRPr="00915704">
        <w:rPr>
          <w:sz w:val="22"/>
          <w:szCs w:val="22"/>
        </w:rPr>
        <w:t xml:space="preserve"> to these Terms. </w:t>
      </w:r>
      <w:del w:id="29" w:author="Cherie Markley" w:date="2025-12-16T16:26:00Z" w16du:dateUtc="2025-12-16T22:26:00Z">
        <w:r w:rsidR="004C7F74" w:rsidRPr="00915704" w:rsidDel="00EE05FD">
          <w:rPr>
            <w:sz w:val="22"/>
            <w:szCs w:val="22"/>
          </w:rPr>
          <w:delText>If you don't agree, please don't use the App.</w:delText>
        </w:r>
      </w:del>
      <w:ins w:id="30" w:author="Cherie Markley" w:date="2025-12-16T16:26:00Z" w16du:dateUtc="2025-12-16T22:26:00Z">
        <w:r w:rsidR="00EE05FD" w:rsidRPr="00915704">
          <w:rPr>
            <w:sz w:val="22"/>
            <w:szCs w:val="22"/>
          </w:rPr>
          <w:t>Please read these terms carefully and keep a copy of them for your reference.</w:t>
        </w:r>
      </w:ins>
    </w:p>
    <w:p w14:paraId="3BA3EF03" w14:textId="77777777" w:rsidR="00EE05FD" w:rsidRPr="00915704" w:rsidRDefault="00EE05FD" w:rsidP="004C7F74">
      <w:pPr>
        <w:spacing w:after="0"/>
        <w:rPr>
          <w:ins w:id="31" w:author="Cherie Markley" w:date="2025-12-16T16:23:00Z" w16du:dateUtc="2025-12-16T22:23:00Z"/>
          <w:b/>
          <w:bCs/>
          <w:sz w:val="22"/>
          <w:szCs w:val="22"/>
        </w:rPr>
      </w:pPr>
    </w:p>
    <w:p w14:paraId="05E4A69C" w14:textId="747C6D8B" w:rsidR="00CB1556" w:rsidRPr="00915704" w:rsidRDefault="004C7F74">
      <w:pPr>
        <w:pStyle w:val="ListParagraph"/>
        <w:numPr>
          <w:ilvl w:val="0"/>
          <w:numId w:val="6"/>
        </w:numPr>
        <w:spacing w:after="0"/>
        <w:rPr>
          <w:ins w:id="32" w:author="Cherie Markley" w:date="2025-12-16T16:32:00Z" w16du:dateUtc="2025-12-16T22:32:00Z"/>
          <w:b/>
          <w:bCs/>
          <w:sz w:val="22"/>
          <w:szCs w:val="22"/>
          <w:rPrChange w:id="33" w:author="Cherie Markley" w:date="2025-12-16T20:47:00Z" w16du:dateUtc="2025-12-17T02:47:00Z">
            <w:rPr>
              <w:ins w:id="34" w:author="Cherie Markley" w:date="2025-12-16T16:32:00Z" w16du:dateUtc="2025-12-16T22:32:00Z"/>
            </w:rPr>
          </w:rPrChange>
        </w:rPr>
        <w:pPrChange w:id="35" w:author="Cherie Markley" w:date="2025-12-16T16:32:00Z" w16du:dateUtc="2025-12-16T22:32:00Z">
          <w:pPr>
            <w:spacing w:after="0"/>
          </w:pPr>
        </w:pPrChange>
      </w:pPr>
      <w:del w:id="36" w:author="Cherie Markley" w:date="2025-12-16T16:32:00Z" w16du:dateUtc="2025-12-16T22:32:00Z">
        <w:r w:rsidRPr="00915704" w:rsidDel="00CB1556">
          <w:rPr>
            <w:b/>
            <w:bCs/>
            <w:sz w:val="22"/>
            <w:szCs w:val="22"/>
            <w:rPrChange w:id="37" w:author="Cherie Markley" w:date="2025-12-16T20:47:00Z" w16du:dateUtc="2025-12-17T02:47:00Z">
              <w:rPr/>
            </w:rPrChange>
          </w:rPr>
          <w:delText xml:space="preserve">1. </w:delText>
        </w:r>
      </w:del>
      <w:ins w:id="38" w:author="Cherie Markley" w:date="2025-12-16T16:32:00Z" w16du:dateUtc="2025-12-16T22:32:00Z">
        <w:r w:rsidR="00CB1556" w:rsidRPr="00915704">
          <w:rPr>
            <w:b/>
            <w:bCs/>
            <w:sz w:val="22"/>
            <w:szCs w:val="22"/>
            <w:rPrChange w:id="39" w:author="Cherie Markley" w:date="2025-12-16T20:47:00Z" w16du:dateUtc="2025-12-17T02:47:00Z">
              <w:rPr/>
            </w:rPrChange>
          </w:rPr>
          <w:t>Description of</w:t>
        </w:r>
      </w:ins>
      <w:ins w:id="40" w:author="Cherie Markley" w:date="2025-12-16T16:37:00Z" w16du:dateUtc="2025-12-16T22:37:00Z">
        <w:r w:rsidR="00CB1556" w:rsidRPr="00915704">
          <w:rPr>
            <w:b/>
            <w:bCs/>
            <w:sz w:val="22"/>
            <w:szCs w:val="22"/>
          </w:rPr>
          <w:t xml:space="preserve"> </w:t>
        </w:r>
      </w:ins>
      <w:ins w:id="41" w:author="Cherie Markley" w:date="2025-12-18T16:51:00Z" w16du:dateUtc="2025-12-18T22:51:00Z">
        <w:r w:rsidR="00DB425F">
          <w:rPr>
            <w:b/>
            <w:bCs/>
            <w:sz w:val="22"/>
            <w:szCs w:val="22"/>
          </w:rPr>
          <w:t>SpeakEQ</w:t>
        </w:r>
      </w:ins>
      <w:ins w:id="42" w:author="Cherie Markley" w:date="2025-12-16T16:37:00Z" w16du:dateUtc="2025-12-16T22:37:00Z">
        <w:r w:rsidR="00CB1556" w:rsidRPr="00915704">
          <w:rPr>
            <w:b/>
            <w:bCs/>
            <w:sz w:val="22"/>
            <w:szCs w:val="22"/>
          </w:rPr>
          <w:t>’s</w:t>
        </w:r>
      </w:ins>
      <w:ins w:id="43" w:author="Cherie Markley" w:date="2025-12-16T16:32:00Z" w16du:dateUtc="2025-12-16T22:32:00Z">
        <w:r w:rsidR="00CB1556" w:rsidRPr="00915704">
          <w:rPr>
            <w:b/>
            <w:bCs/>
            <w:sz w:val="22"/>
            <w:szCs w:val="22"/>
            <w:rPrChange w:id="44" w:author="Cherie Markley" w:date="2025-12-16T20:47:00Z" w16du:dateUtc="2025-12-17T02:47:00Z">
              <w:rPr/>
            </w:rPrChange>
          </w:rPr>
          <w:t xml:space="preserve"> Services</w:t>
        </w:r>
      </w:ins>
    </w:p>
    <w:p w14:paraId="427574BB" w14:textId="6EAA9DAB" w:rsidR="00CB1556" w:rsidRPr="00915704" w:rsidRDefault="00CB1556" w:rsidP="00F36692">
      <w:pPr>
        <w:spacing w:after="0"/>
        <w:ind w:firstLine="720"/>
        <w:rPr>
          <w:ins w:id="45" w:author="Cherie Markley" w:date="2025-12-16T20:11:00Z" w16du:dateUtc="2025-12-17T02:11:00Z"/>
          <w:sz w:val="22"/>
          <w:szCs w:val="22"/>
        </w:rPr>
      </w:pPr>
      <w:moveToRangeStart w:id="46" w:author="Cherie Markley" w:date="2025-12-16T16:33:00Z" w:name="move216795198"/>
      <w:moveTo w:id="47" w:author="Cherie Markley" w:date="2025-12-16T16:33:00Z" w16du:dateUtc="2025-12-16T22:33:00Z">
        <w:del w:id="48" w:author="Cherie Markley" w:date="2025-12-16T16:33:00Z" w16du:dateUtc="2025-12-16T22:33:00Z">
          <w:r w:rsidRPr="00915704" w:rsidDel="00CB1556">
            <w:rPr>
              <w:sz w:val="22"/>
              <w:szCs w:val="22"/>
            </w:rPr>
            <w:delText>SpeakEQ</w:delText>
          </w:r>
        </w:del>
      </w:moveTo>
      <w:ins w:id="49" w:author="Cherie Markley" w:date="2025-12-18T16:51:00Z" w16du:dateUtc="2025-12-18T22:51:00Z">
        <w:r w:rsidR="00DB425F">
          <w:rPr>
            <w:sz w:val="22"/>
            <w:szCs w:val="22"/>
          </w:rPr>
          <w:t xml:space="preserve">SpeakEQ </w:t>
        </w:r>
      </w:ins>
      <w:moveTo w:id="50" w:author="Cherie Markley" w:date="2025-12-16T16:33:00Z" w16du:dateUtc="2025-12-16T22:33:00Z">
        <w:del w:id="51" w:author="Cherie Markley" w:date="2025-12-18T16:51:00Z" w16du:dateUtc="2025-12-18T22:51:00Z">
          <w:r w:rsidRPr="00915704" w:rsidDel="00DB425F">
            <w:rPr>
              <w:sz w:val="22"/>
              <w:szCs w:val="22"/>
            </w:rPr>
            <w:delText xml:space="preserve"> </w:delText>
          </w:r>
        </w:del>
        <w:r w:rsidRPr="00915704">
          <w:rPr>
            <w:sz w:val="22"/>
            <w:szCs w:val="22"/>
          </w:rPr>
          <w:t xml:space="preserve">helps </w:t>
        </w:r>
        <w:del w:id="52" w:author="Cherie Markley" w:date="2025-12-16T16:33:00Z" w16du:dateUtc="2025-12-16T22:33:00Z">
          <w:r w:rsidRPr="00915704" w:rsidDel="00CB1556">
            <w:rPr>
              <w:sz w:val="22"/>
              <w:szCs w:val="22"/>
            </w:rPr>
            <w:delText>you</w:delText>
          </w:r>
        </w:del>
      </w:moveTo>
      <w:ins w:id="53" w:author="Cherie Markley" w:date="2025-12-16T16:33:00Z" w16du:dateUtc="2025-12-16T22:33:00Z">
        <w:r w:rsidRPr="00915704">
          <w:rPr>
            <w:sz w:val="22"/>
            <w:szCs w:val="22"/>
          </w:rPr>
          <w:t>Users</w:t>
        </w:r>
      </w:ins>
      <w:moveTo w:id="54" w:author="Cherie Markley" w:date="2025-12-16T16:33:00Z" w16du:dateUtc="2025-12-16T22:33:00Z">
        <w:r w:rsidRPr="00915704">
          <w:rPr>
            <w:sz w:val="22"/>
            <w:szCs w:val="22"/>
          </w:rPr>
          <w:t xml:space="preserve"> understand </w:t>
        </w:r>
        <w:commentRangeStart w:id="55"/>
        <w:del w:id="56" w:author="Cherie Markley" w:date="2025-12-19T09:01:00Z" w16du:dateUtc="2025-12-19T15:01:00Z">
          <w:r w:rsidRPr="00915704" w:rsidDel="003765A7">
            <w:rPr>
              <w:sz w:val="22"/>
              <w:szCs w:val="22"/>
            </w:rPr>
            <w:delText>emotions</w:delText>
          </w:r>
        </w:del>
      </w:moveTo>
      <w:ins w:id="57" w:author="Cherie Markley" w:date="2025-12-19T09:01:00Z" w16du:dateUtc="2025-12-19T15:01:00Z">
        <w:r w:rsidR="003765A7">
          <w:rPr>
            <w:sz w:val="22"/>
            <w:szCs w:val="22"/>
          </w:rPr>
          <w:t>expressions</w:t>
        </w:r>
      </w:ins>
      <w:moveTo w:id="58" w:author="Cherie Markley" w:date="2025-12-16T16:33:00Z" w16du:dateUtc="2025-12-16T22:33:00Z">
        <w:r w:rsidRPr="00915704">
          <w:rPr>
            <w:sz w:val="22"/>
            <w:szCs w:val="22"/>
          </w:rPr>
          <w:t xml:space="preserve"> </w:t>
        </w:r>
      </w:moveTo>
      <w:commentRangeEnd w:id="55"/>
      <w:r w:rsidR="00F63EE7" w:rsidRPr="00915704">
        <w:rPr>
          <w:rStyle w:val="CommentReference"/>
          <w:sz w:val="22"/>
          <w:szCs w:val="22"/>
        </w:rPr>
        <w:commentReference w:id="55"/>
      </w:r>
      <w:moveTo w:id="59" w:author="Cherie Markley" w:date="2025-12-16T16:33:00Z" w16du:dateUtc="2025-12-16T22:33:00Z">
        <w:r w:rsidRPr="00915704">
          <w:rPr>
            <w:sz w:val="22"/>
            <w:szCs w:val="22"/>
          </w:rPr>
          <w:t xml:space="preserve">in speech and improve </w:t>
        </w:r>
        <w:del w:id="60" w:author="Cherie Markley" w:date="2025-12-16T16:34:00Z" w16du:dateUtc="2025-12-16T22:34:00Z">
          <w:r w:rsidRPr="00915704" w:rsidDel="00CB1556">
            <w:rPr>
              <w:sz w:val="22"/>
              <w:szCs w:val="22"/>
            </w:rPr>
            <w:delText xml:space="preserve">your </w:delText>
          </w:r>
        </w:del>
        <w:r w:rsidRPr="00915704">
          <w:rPr>
            <w:sz w:val="22"/>
            <w:szCs w:val="22"/>
          </w:rPr>
          <w:t>communication skills</w:t>
        </w:r>
        <w:del w:id="61" w:author="Cherie Markley" w:date="2025-12-16T16:34:00Z" w16du:dateUtc="2025-12-16T22:34:00Z">
          <w:r w:rsidRPr="00915704" w:rsidDel="00CB1556">
            <w:rPr>
              <w:sz w:val="22"/>
              <w:szCs w:val="22"/>
            </w:rPr>
            <w:delText>.</w:delText>
          </w:r>
        </w:del>
      </w:moveTo>
      <w:ins w:id="62" w:author="Cherie Markley" w:date="2025-12-16T16:34:00Z" w16du:dateUtc="2025-12-16T22:34:00Z">
        <w:r w:rsidRPr="00915704">
          <w:rPr>
            <w:sz w:val="22"/>
            <w:szCs w:val="22"/>
          </w:rPr>
          <w:t xml:space="preserve"> by:</w:t>
        </w:r>
      </w:ins>
      <w:moveTo w:id="63" w:author="Cherie Markley" w:date="2025-12-16T16:33:00Z" w16du:dateUtc="2025-12-16T22:33:00Z">
        <w:r w:rsidRPr="00915704">
          <w:rPr>
            <w:sz w:val="22"/>
            <w:szCs w:val="22"/>
          </w:rPr>
          <w:t xml:space="preserve"> </w:t>
        </w:r>
        <w:del w:id="64" w:author="Cherie Markley" w:date="2025-12-16T16:34:00Z" w16du:dateUtc="2025-12-16T22:34:00Z">
          <w:r w:rsidRPr="00915704" w:rsidDel="00CB1556">
            <w:rPr>
              <w:sz w:val="22"/>
              <w:szCs w:val="22"/>
            </w:rPr>
            <w:delText>The App:</w:delText>
          </w:r>
        </w:del>
      </w:moveTo>
    </w:p>
    <w:p w14:paraId="25C15F8E" w14:textId="77777777" w:rsidR="00993FD3" w:rsidRPr="00915704" w:rsidRDefault="00993FD3">
      <w:pPr>
        <w:spacing w:after="0"/>
        <w:ind w:firstLine="720"/>
        <w:rPr>
          <w:moveTo w:id="65" w:author="Cherie Markley" w:date="2025-12-16T16:33:00Z" w16du:dateUtc="2025-12-16T22:33:00Z"/>
          <w:sz w:val="22"/>
          <w:szCs w:val="22"/>
        </w:rPr>
        <w:pPrChange w:id="66" w:author="Cherie Markley" w:date="2025-12-16T16:54:00Z" w16du:dateUtc="2025-12-16T22:54:00Z">
          <w:pPr>
            <w:spacing w:after="0"/>
          </w:pPr>
        </w:pPrChange>
      </w:pPr>
    </w:p>
    <w:p w14:paraId="2F0C0DE4" w14:textId="64280718" w:rsidR="00CB1556" w:rsidRPr="00915704" w:rsidRDefault="00CB1556" w:rsidP="00CB1556">
      <w:pPr>
        <w:numPr>
          <w:ilvl w:val="0"/>
          <w:numId w:val="1"/>
        </w:numPr>
        <w:spacing w:after="0"/>
        <w:rPr>
          <w:moveTo w:id="67" w:author="Cherie Markley" w:date="2025-12-16T16:33:00Z" w16du:dateUtc="2025-12-16T22:33:00Z"/>
          <w:sz w:val="22"/>
          <w:szCs w:val="22"/>
        </w:rPr>
      </w:pPr>
      <w:moveTo w:id="68" w:author="Cherie Markley" w:date="2025-12-16T16:33:00Z" w16du:dateUtc="2025-12-16T22:33:00Z">
        <w:r w:rsidRPr="00915704">
          <w:rPr>
            <w:sz w:val="22"/>
            <w:szCs w:val="22"/>
          </w:rPr>
          <w:t>Analyz</w:t>
        </w:r>
      </w:moveTo>
      <w:ins w:id="69" w:author="Cherie Markley" w:date="2025-12-16T16:34:00Z" w16du:dateUtc="2025-12-16T22:34:00Z">
        <w:r w:rsidRPr="00915704">
          <w:rPr>
            <w:sz w:val="22"/>
            <w:szCs w:val="22"/>
          </w:rPr>
          <w:t>ing</w:t>
        </w:r>
      </w:ins>
      <w:moveTo w:id="70" w:author="Cherie Markley" w:date="2025-12-16T16:33:00Z" w16du:dateUtc="2025-12-16T22:33:00Z">
        <w:del w:id="71" w:author="Cherie Markley" w:date="2025-12-16T16:34:00Z" w16du:dateUtc="2025-12-16T22:34:00Z">
          <w:r w:rsidRPr="00915704" w:rsidDel="00CB1556">
            <w:rPr>
              <w:sz w:val="22"/>
              <w:szCs w:val="22"/>
            </w:rPr>
            <w:delText>es</w:delText>
          </w:r>
        </w:del>
        <w:r w:rsidRPr="00915704">
          <w:rPr>
            <w:sz w:val="22"/>
            <w:szCs w:val="22"/>
          </w:rPr>
          <w:t xml:space="preserve"> voice recordings </w:t>
        </w:r>
        <w:del w:id="72" w:author="Cherie Markley" w:date="2025-12-16T16:34:00Z" w16du:dateUtc="2025-12-16T22:34:00Z">
          <w:r w:rsidRPr="00915704" w:rsidDel="00CB1556">
            <w:rPr>
              <w:sz w:val="22"/>
              <w:szCs w:val="22"/>
            </w:rPr>
            <w:delText>you</w:delText>
          </w:r>
        </w:del>
      </w:moveTo>
      <w:ins w:id="73" w:author="Cherie Markley" w:date="2025-12-16T16:34:00Z" w16du:dateUtc="2025-12-16T22:34:00Z">
        <w:r w:rsidRPr="00915704">
          <w:rPr>
            <w:sz w:val="22"/>
            <w:szCs w:val="22"/>
          </w:rPr>
          <w:t>the User</w:t>
        </w:r>
      </w:ins>
      <w:moveTo w:id="74" w:author="Cherie Markley" w:date="2025-12-16T16:33:00Z" w16du:dateUtc="2025-12-16T22:33:00Z">
        <w:r w:rsidRPr="00915704">
          <w:rPr>
            <w:sz w:val="22"/>
            <w:szCs w:val="22"/>
          </w:rPr>
          <w:t xml:space="preserve"> make</w:t>
        </w:r>
      </w:moveTo>
      <w:ins w:id="75" w:author="Cherie Markley" w:date="2025-12-16T16:34:00Z" w16du:dateUtc="2025-12-16T22:34:00Z">
        <w:r w:rsidRPr="00915704">
          <w:rPr>
            <w:sz w:val="22"/>
            <w:szCs w:val="22"/>
          </w:rPr>
          <w:t>s</w:t>
        </w:r>
      </w:ins>
      <w:moveTo w:id="76" w:author="Cherie Markley" w:date="2025-12-16T16:33:00Z" w16du:dateUtc="2025-12-16T22:33:00Z">
        <w:r w:rsidRPr="00915704">
          <w:rPr>
            <w:sz w:val="22"/>
            <w:szCs w:val="22"/>
          </w:rPr>
          <w:t xml:space="preserve"> or upload</w:t>
        </w:r>
      </w:moveTo>
      <w:ins w:id="77" w:author="Cherie Markley" w:date="2025-12-16T16:34:00Z" w16du:dateUtc="2025-12-16T22:34:00Z">
        <w:r w:rsidRPr="00915704">
          <w:rPr>
            <w:sz w:val="22"/>
            <w:szCs w:val="22"/>
          </w:rPr>
          <w:t>s</w:t>
        </w:r>
      </w:ins>
    </w:p>
    <w:p w14:paraId="7C7DA324" w14:textId="7657D327" w:rsidR="00CB1556" w:rsidRPr="00915704" w:rsidRDefault="00CB1556" w:rsidP="00CB1556">
      <w:pPr>
        <w:numPr>
          <w:ilvl w:val="0"/>
          <w:numId w:val="1"/>
        </w:numPr>
        <w:spacing w:after="0"/>
        <w:rPr>
          <w:moveTo w:id="78" w:author="Cherie Markley" w:date="2025-12-16T16:33:00Z" w16du:dateUtc="2025-12-16T22:33:00Z"/>
          <w:sz w:val="22"/>
          <w:szCs w:val="22"/>
        </w:rPr>
      </w:pPr>
      <w:moveTo w:id="79" w:author="Cherie Markley" w:date="2025-12-16T16:33:00Z" w16du:dateUtc="2025-12-16T22:33:00Z">
        <w:r w:rsidRPr="00915704">
          <w:rPr>
            <w:sz w:val="22"/>
            <w:szCs w:val="22"/>
          </w:rPr>
          <w:t>Creat</w:t>
        </w:r>
      </w:moveTo>
      <w:ins w:id="80" w:author="Cherie Markley" w:date="2025-12-16T16:35:00Z" w16du:dateUtc="2025-12-16T22:35:00Z">
        <w:r w:rsidRPr="00915704">
          <w:rPr>
            <w:sz w:val="22"/>
            <w:szCs w:val="22"/>
          </w:rPr>
          <w:t>ing</w:t>
        </w:r>
      </w:ins>
      <w:moveTo w:id="81" w:author="Cherie Markley" w:date="2025-12-16T16:33:00Z" w16du:dateUtc="2025-12-16T22:33:00Z">
        <w:del w:id="82" w:author="Cherie Markley" w:date="2025-12-16T16:35:00Z" w16du:dateUtc="2025-12-16T22:35:00Z">
          <w:r w:rsidRPr="00915704" w:rsidDel="00CB1556">
            <w:rPr>
              <w:sz w:val="22"/>
              <w:szCs w:val="22"/>
            </w:rPr>
            <w:delText>es</w:delText>
          </w:r>
        </w:del>
        <w:r w:rsidRPr="00915704">
          <w:rPr>
            <w:sz w:val="22"/>
            <w:szCs w:val="22"/>
          </w:rPr>
          <w:t xml:space="preserve"> written transcripts of </w:t>
        </w:r>
        <w:del w:id="83" w:author="Cherie Markley" w:date="2025-12-16T16:35:00Z" w16du:dateUtc="2025-12-16T22:35:00Z">
          <w:r w:rsidRPr="00915704" w:rsidDel="00CB1556">
            <w:rPr>
              <w:sz w:val="22"/>
              <w:szCs w:val="22"/>
            </w:rPr>
            <w:delText>your</w:delText>
          </w:r>
        </w:del>
      </w:moveTo>
      <w:ins w:id="84" w:author="Cherie Markley" w:date="2025-12-16T16:35:00Z" w16du:dateUtc="2025-12-16T22:35:00Z">
        <w:r w:rsidRPr="00915704">
          <w:rPr>
            <w:sz w:val="22"/>
            <w:szCs w:val="22"/>
          </w:rPr>
          <w:t>the User’s</w:t>
        </w:r>
      </w:ins>
      <w:moveTo w:id="85" w:author="Cherie Markley" w:date="2025-12-16T16:33:00Z" w16du:dateUtc="2025-12-16T22:33:00Z">
        <w:r w:rsidRPr="00915704">
          <w:rPr>
            <w:sz w:val="22"/>
            <w:szCs w:val="22"/>
          </w:rPr>
          <w:t xml:space="preserve"> speech</w:t>
        </w:r>
      </w:moveTo>
    </w:p>
    <w:p w14:paraId="7AE88892" w14:textId="11CCDAEE" w:rsidR="00CB1556" w:rsidRPr="00915704" w:rsidRDefault="00CB1556" w:rsidP="00CB1556">
      <w:pPr>
        <w:numPr>
          <w:ilvl w:val="0"/>
          <w:numId w:val="1"/>
        </w:numPr>
        <w:spacing w:after="0"/>
        <w:rPr>
          <w:moveTo w:id="86" w:author="Cherie Markley" w:date="2025-12-16T16:33:00Z" w16du:dateUtc="2025-12-16T22:33:00Z"/>
          <w:sz w:val="22"/>
          <w:szCs w:val="22"/>
        </w:rPr>
      </w:pPr>
      <w:moveTo w:id="87" w:author="Cherie Markley" w:date="2025-12-16T16:33:00Z" w16du:dateUtc="2025-12-16T22:33:00Z">
        <w:r w:rsidRPr="00915704">
          <w:rPr>
            <w:sz w:val="22"/>
            <w:szCs w:val="22"/>
          </w:rPr>
          <w:t>Provid</w:t>
        </w:r>
      </w:moveTo>
      <w:ins w:id="88" w:author="Cherie Markley" w:date="2025-12-16T16:35:00Z" w16du:dateUtc="2025-12-16T22:35:00Z">
        <w:r w:rsidRPr="00915704">
          <w:rPr>
            <w:sz w:val="22"/>
            <w:szCs w:val="22"/>
          </w:rPr>
          <w:t>ing</w:t>
        </w:r>
      </w:ins>
      <w:moveTo w:id="89" w:author="Cherie Markley" w:date="2025-12-16T16:33:00Z" w16du:dateUtc="2025-12-16T22:33:00Z">
        <w:del w:id="90" w:author="Cherie Markley" w:date="2025-12-16T16:35:00Z" w16du:dateUtc="2025-12-16T22:35:00Z">
          <w:r w:rsidRPr="00915704" w:rsidDel="00CB1556">
            <w:rPr>
              <w:sz w:val="22"/>
              <w:szCs w:val="22"/>
            </w:rPr>
            <w:delText>es</w:delText>
          </w:r>
        </w:del>
        <w:r w:rsidRPr="00915704">
          <w:rPr>
            <w:sz w:val="22"/>
            <w:szCs w:val="22"/>
          </w:rPr>
          <w:t xml:space="preserve"> insights about </w:t>
        </w:r>
      </w:moveTo>
      <w:ins w:id="91" w:author="Cherie Markley" w:date="2025-12-16T16:35:00Z" w16du:dateUtc="2025-12-16T22:35:00Z">
        <w:r w:rsidRPr="00915704">
          <w:rPr>
            <w:sz w:val="22"/>
            <w:szCs w:val="22"/>
          </w:rPr>
          <w:t xml:space="preserve">the User’s </w:t>
        </w:r>
      </w:ins>
      <w:commentRangeStart w:id="92"/>
      <w:moveTo w:id="93" w:author="Cherie Markley" w:date="2025-12-16T16:33:00Z" w16du:dateUtc="2025-12-16T22:33:00Z">
        <w:del w:id="94" w:author="Cherie Markley" w:date="2025-12-19T09:02:00Z" w16du:dateUtc="2025-12-19T15:02:00Z">
          <w:r w:rsidRPr="00915704" w:rsidDel="003765A7">
            <w:rPr>
              <w:sz w:val="22"/>
              <w:szCs w:val="22"/>
            </w:rPr>
            <w:delText xml:space="preserve">emotional </w:delText>
          </w:r>
        </w:del>
      </w:moveTo>
      <w:commentRangeEnd w:id="92"/>
      <w:del w:id="95" w:author="Cherie Markley" w:date="2025-12-19T09:02:00Z" w16du:dateUtc="2025-12-19T15:02:00Z">
        <w:r w:rsidR="003765A7" w:rsidRPr="00915704" w:rsidDel="003765A7">
          <w:rPr>
            <w:rStyle w:val="CommentReference"/>
            <w:sz w:val="22"/>
            <w:szCs w:val="22"/>
          </w:rPr>
          <w:commentReference w:id="92"/>
        </w:r>
      </w:del>
      <w:moveTo w:id="96" w:author="Cherie Markley" w:date="2025-12-16T16:33:00Z" w16du:dateUtc="2025-12-16T22:33:00Z">
        <w:del w:id="97" w:author="Cherie Markley" w:date="2025-12-19T09:02:00Z" w16du:dateUtc="2025-12-19T15:02:00Z">
          <w:r w:rsidRPr="00915704" w:rsidDel="003765A7">
            <w:rPr>
              <w:sz w:val="22"/>
              <w:szCs w:val="22"/>
            </w:rPr>
            <w:delText>tone</w:delText>
          </w:r>
        </w:del>
      </w:moveTo>
      <w:ins w:id="98" w:author="Cherie Markley" w:date="2025-12-19T09:02:00Z" w16du:dateUtc="2025-12-19T15:02:00Z">
        <w:r w:rsidR="003765A7">
          <w:rPr>
            <w:sz w:val="22"/>
            <w:szCs w:val="22"/>
          </w:rPr>
          <w:t>expression and communication</w:t>
        </w:r>
      </w:ins>
      <w:moveTo w:id="99" w:author="Cherie Markley" w:date="2025-12-16T16:33:00Z" w16du:dateUtc="2025-12-16T22:33:00Z">
        <w:del w:id="100" w:author="Cherie Markley" w:date="2025-12-19T09:02:00Z" w16du:dateUtc="2025-12-19T15:02:00Z">
          <w:r w:rsidRPr="00915704" w:rsidDel="003765A7">
            <w:rPr>
              <w:sz w:val="22"/>
              <w:szCs w:val="22"/>
            </w:rPr>
            <w:delText xml:space="preserve"> and communication patterns</w:delText>
          </w:r>
        </w:del>
      </w:moveTo>
    </w:p>
    <w:p w14:paraId="45CC49D7" w14:textId="7D2B84BA" w:rsidR="00CB1556" w:rsidRPr="00915704" w:rsidDel="00CB1556" w:rsidRDefault="00CB1556" w:rsidP="00CB1556">
      <w:pPr>
        <w:numPr>
          <w:ilvl w:val="0"/>
          <w:numId w:val="1"/>
        </w:numPr>
        <w:spacing w:after="0"/>
        <w:rPr>
          <w:del w:id="101" w:author="Cherie Markley" w:date="2025-12-16T16:36:00Z" w16du:dateUtc="2025-12-16T22:36:00Z"/>
          <w:sz w:val="22"/>
          <w:szCs w:val="22"/>
        </w:rPr>
      </w:pPr>
      <w:moveTo w:id="102" w:author="Cherie Markley" w:date="2025-12-16T16:33:00Z" w16du:dateUtc="2025-12-16T22:33:00Z">
        <w:r w:rsidRPr="00915704">
          <w:rPr>
            <w:sz w:val="22"/>
            <w:szCs w:val="22"/>
          </w:rPr>
          <w:t>Securely stor</w:t>
        </w:r>
      </w:moveTo>
      <w:ins w:id="103" w:author="Cherie Markley" w:date="2025-12-16T16:35:00Z" w16du:dateUtc="2025-12-16T22:35:00Z">
        <w:r w:rsidRPr="00915704">
          <w:rPr>
            <w:sz w:val="22"/>
            <w:szCs w:val="22"/>
          </w:rPr>
          <w:t>ing</w:t>
        </w:r>
      </w:ins>
      <w:moveTo w:id="104" w:author="Cherie Markley" w:date="2025-12-16T16:33:00Z" w16du:dateUtc="2025-12-16T22:33:00Z">
        <w:del w:id="105" w:author="Cherie Markley" w:date="2025-12-16T16:35:00Z" w16du:dateUtc="2025-12-16T22:35:00Z">
          <w:r w:rsidRPr="00915704" w:rsidDel="00CB1556">
            <w:rPr>
              <w:sz w:val="22"/>
              <w:szCs w:val="22"/>
            </w:rPr>
            <w:delText>es</w:delText>
          </w:r>
        </w:del>
        <w:r w:rsidRPr="00915704">
          <w:rPr>
            <w:sz w:val="22"/>
            <w:szCs w:val="22"/>
          </w:rPr>
          <w:t xml:space="preserve"> </w:t>
        </w:r>
        <w:del w:id="106" w:author="Cherie Markley" w:date="2025-12-16T16:35:00Z" w16du:dateUtc="2025-12-16T22:35:00Z">
          <w:r w:rsidRPr="00915704" w:rsidDel="00CB1556">
            <w:rPr>
              <w:sz w:val="22"/>
              <w:szCs w:val="22"/>
            </w:rPr>
            <w:delText>your</w:delText>
          </w:r>
        </w:del>
      </w:moveTo>
      <w:ins w:id="107" w:author="Cherie Markley" w:date="2025-12-16T16:35:00Z" w16du:dateUtc="2025-12-16T22:35:00Z">
        <w:r w:rsidRPr="00915704">
          <w:rPr>
            <w:sz w:val="22"/>
            <w:szCs w:val="22"/>
          </w:rPr>
          <w:t>the User’s</w:t>
        </w:r>
      </w:ins>
      <w:moveTo w:id="108" w:author="Cherie Markley" w:date="2025-12-16T16:33:00Z" w16du:dateUtc="2025-12-16T22:33:00Z">
        <w:r w:rsidRPr="00915704">
          <w:rPr>
            <w:sz w:val="22"/>
            <w:szCs w:val="22"/>
          </w:rPr>
          <w:t xml:space="preserve"> recordings and data for </w:t>
        </w:r>
        <w:del w:id="109" w:author="Cherie Markley" w:date="2025-12-16T16:36:00Z" w16du:dateUtc="2025-12-16T22:36:00Z">
          <w:r w:rsidRPr="00915704" w:rsidDel="00CB1556">
            <w:rPr>
              <w:sz w:val="22"/>
              <w:szCs w:val="22"/>
            </w:rPr>
            <w:delText>you</w:delText>
          </w:r>
        </w:del>
      </w:moveTo>
      <w:ins w:id="110" w:author="Cherie Markley" w:date="2025-12-16T16:36:00Z" w16du:dateUtc="2025-12-16T22:36:00Z">
        <w:r w:rsidRPr="00915704">
          <w:rPr>
            <w:sz w:val="22"/>
            <w:szCs w:val="22"/>
          </w:rPr>
          <w:t>the User</w:t>
        </w:r>
      </w:ins>
      <w:moveTo w:id="111" w:author="Cherie Markley" w:date="2025-12-16T16:33:00Z" w16du:dateUtc="2025-12-16T22:33:00Z">
        <w:r w:rsidRPr="00915704">
          <w:rPr>
            <w:sz w:val="22"/>
            <w:szCs w:val="22"/>
          </w:rPr>
          <w:t xml:space="preserve"> to review anytim</w:t>
        </w:r>
      </w:moveTo>
      <w:ins w:id="112" w:author="Cherie Markley" w:date="2025-12-16T16:36:00Z" w16du:dateUtc="2025-12-16T22:36:00Z">
        <w:r w:rsidRPr="00915704">
          <w:rPr>
            <w:sz w:val="22"/>
            <w:szCs w:val="22"/>
          </w:rPr>
          <w:t>e</w:t>
        </w:r>
      </w:ins>
      <w:moveTo w:id="113" w:author="Cherie Markley" w:date="2025-12-16T16:33:00Z" w16du:dateUtc="2025-12-16T22:33:00Z">
        <w:del w:id="114" w:author="Cherie Markley" w:date="2025-12-16T16:36:00Z" w16du:dateUtc="2025-12-16T22:36:00Z">
          <w:r w:rsidRPr="00915704" w:rsidDel="00CB1556">
            <w:rPr>
              <w:sz w:val="22"/>
              <w:szCs w:val="22"/>
            </w:rPr>
            <w:delText>e</w:delText>
          </w:r>
        </w:del>
      </w:moveTo>
    </w:p>
    <w:p w14:paraId="2006E8EE" w14:textId="77777777" w:rsidR="00CB1556" w:rsidRPr="00915704" w:rsidRDefault="00CB1556" w:rsidP="00CB1556">
      <w:pPr>
        <w:numPr>
          <w:ilvl w:val="0"/>
          <w:numId w:val="1"/>
        </w:numPr>
        <w:spacing w:after="0"/>
        <w:rPr>
          <w:ins w:id="115" w:author="Cherie Markley" w:date="2025-12-16T16:36:00Z" w16du:dateUtc="2025-12-16T22:36:00Z"/>
          <w:moveTo w:id="116" w:author="Cherie Markley" w:date="2025-12-16T16:33:00Z" w16du:dateUtc="2025-12-16T22:33:00Z"/>
          <w:sz w:val="22"/>
          <w:szCs w:val="22"/>
        </w:rPr>
      </w:pPr>
    </w:p>
    <w:p w14:paraId="7AF22B26" w14:textId="7206DF60" w:rsidR="00CB1556" w:rsidRPr="00915704" w:rsidRDefault="00CB1556" w:rsidP="00CB1556">
      <w:pPr>
        <w:numPr>
          <w:ilvl w:val="0"/>
          <w:numId w:val="1"/>
        </w:numPr>
        <w:spacing w:after="0"/>
        <w:rPr>
          <w:ins w:id="117" w:author="Cherie Markley" w:date="2025-12-16T16:38:00Z" w16du:dateUtc="2025-12-16T22:38:00Z"/>
          <w:b/>
          <w:bCs/>
          <w:sz w:val="22"/>
          <w:szCs w:val="22"/>
          <w:rPrChange w:id="118" w:author="Cherie Markley" w:date="2025-12-16T20:47:00Z" w16du:dateUtc="2025-12-17T02:47:00Z">
            <w:rPr>
              <w:ins w:id="119" w:author="Cherie Markley" w:date="2025-12-16T16:38:00Z" w16du:dateUtc="2025-12-16T22:38:00Z"/>
              <w:sz w:val="22"/>
              <w:szCs w:val="22"/>
            </w:rPr>
          </w:rPrChange>
        </w:rPr>
      </w:pPr>
      <w:moveTo w:id="120" w:author="Cherie Markley" w:date="2025-12-16T16:33:00Z" w16du:dateUtc="2025-12-16T22:33:00Z">
        <w:r w:rsidRPr="00915704">
          <w:rPr>
            <w:sz w:val="22"/>
            <w:szCs w:val="22"/>
          </w:rPr>
          <w:t>Us</w:t>
        </w:r>
      </w:moveTo>
      <w:ins w:id="121" w:author="Cherie Markley" w:date="2025-12-16T16:36:00Z" w16du:dateUtc="2025-12-16T22:36:00Z">
        <w:r w:rsidRPr="00915704">
          <w:rPr>
            <w:sz w:val="22"/>
            <w:szCs w:val="22"/>
          </w:rPr>
          <w:t>ing</w:t>
        </w:r>
      </w:ins>
      <w:moveTo w:id="122" w:author="Cherie Markley" w:date="2025-12-16T16:33:00Z" w16du:dateUtc="2025-12-16T22:33:00Z">
        <w:del w:id="123" w:author="Cherie Markley" w:date="2025-12-16T16:36:00Z" w16du:dateUtc="2025-12-16T22:36:00Z">
          <w:r w:rsidRPr="00915704" w:rsidDel="00CB1556">
            <w:rPr>
              <w:sz w:val="22"/>
              <w:szCs w:val="22"/>
            </w:rPr>
            <w:delText>es</w:delText>
          </w:r>
        </w:del>
        <w:r w:rsidRPr="00915704">
          <w:rPr>
            <w:sz w:val="22"/>
            <w:szCs w:val="22"/>
          </w:rPr>
          <w:t xml:space="preserve"> </w:t>
        </w:r>
        <w:del w:id="124" w:author="Cherie Markley" w:date="2025-12-16T16:36:00Z" w16du:dateUtc="2025-12-16T22:36:00Z">
          <w:r w:rsidRPr="00915704" w:rsidDel="00CB1556">
            <w:rPr>
              <w:sz w:val="22"/>
              <w:szCs w:val="22"/>
            </w:rPr>
            <w:delText>your</w:delText>
          </w:r>
        </w:del>
      </w:moveTo>
      <w:ins w:id="125" w:author="Cherie Markley" w:date="2025-12-16T16:36:00Z" w16du:dateUtc="2025-12-16T22:36:00Z">
        <w:r w:rsidRPr="00915704">
          <w:rPr>
            <w:sz w:val="22"/>
            <w:szCs w:val="22"/>
          </w:rPr>
          <w:t>the User’s</w:t>
        </w:r>
      </w:ins>
      <w:moveTo w:id="126" w:author="Cherie Markley" w:date="2025-12-16T16:33:00Z" w16du:dateUtc="2025-12-16T22:33:00Z">
        <w:r w:rsidRPr="00915704">
          <w:rPr>
            <w:sz w:val="22"/>
            <w:szCs w:val="22"/>
          </w:rPr>
          <w:t xml:space="preserve"> voice data to improve </w:t>
        </w:r>
        <w:del w:id="127" w:author="Cherie Markley" w:date="2025-12-16T16:36:00Z" w16du:dateUtc="2025-12-16T22:36:00Z">
          <w:r w:rsidRPr="00915704" w:rsidDel="00CB1556">
            <w:rPr>
              <w:sz w:val="22"/>
              <w:szCs w:val="22"/>
            </w:rPr>
            <w:delText>our</w:delText>
          </w:r>
        </w:del>
      </w:moveTo>
      <w:ins w:id="128" w:author="Cherie Markley" w:date="2025-12-18T16:52:00Z" w16du:dateUtc="2025-12-18T22:52:00Z">
        <w:r w:rsidR="00DB425F">
          <w:rPr>
            <w:sz w:val="22"/>
            <w:szCs w:val="22"/>
          </w:rPr>
          <w:t>SpeakEQ’s</w:t>
        </w:r>
      </w:ins>
      <w:moveTo w:id="129" w:author="Cherie Markley" w:date="2025-12-16T16:33:00Z" w16du:dateUtc="2025-12-16T22:33:00Z">
        <w:r w:rsidRPr="00915704">
          <w:rPr>
            <w:sz w:val="22"/>
            <w:szCs w:val="22"/>
          </w:rPr>
          <w:t xml:space="preserve"> technology and giv</w:t>
        </w:r>
      </w:moveTo>
      <w:ins w:id="130" w:author="Cherie Markley" w:date="2025-12-16T16:36:00Z" w16du:dateUtc="2025-12-16T22:36:00Z">
        <w:r w:rsidRPr="00915704">
          <w:rPr>
            <w:sz w:val="22"/>
            <w:szCs w:val="22"/>
          </w:rPr>
          <w:t>ing</w:t>
        </w:r>
      </w:ins>
      <w:moveTo w:id="131" w:author="Cherie Markley" w:date="2025-12-16T16:33:00Z" w16du:dateUtc="2025-12-16T22:33:00Z">
        <w:del w:id="132" w:author="Cherie Markley" w:date="2025-12-16T16:36:00Z" w16du:dateUtc="2025-12-16T22:36:00Z">
          <w:r w:rsidRPr="00915704" w:rsidDel="00CB1556">
            <w:rPr>
              <w:sz w:val="22"/>
              <w:szCs w:val="22"/>
            </w:rPr>
            <w:delText>e</w:delText>
          </w:r>
        </w:del>
        <w:r w:rsidRPr="00915704">
          <w:rPr>
            <w:sz w:val="22"/>
            <w:szCs w:val="22"/>
          </w:rPr>
          <w:t xml:space="preserve"> </w:t>
        </w:r>
        <w:del w:id="133" w:author="Cherie Markley" w:date="2025-12-16T16:36:00Z" w16du:dateUtc="2025-12-16T22:36:00Z">
          <w:r w:rsidRPr="00915704" w:rsidDel="00CB1556">
            <w:rPr>
              <w:sz w:val="22"/>
              <w:szCs w:val="22"/>
            </w:rPr>
            <w:delText>you</w:delText>
          </w:r>
        </w:del>
      </w:moveTo>
      <w:ins w:id="134" w:author="Cherie Markley" w:date="2025-12-16T16:36:00Z" w16du:dateUtc="2025-12-16T22:36:00Z">
        <w:r w:rsidRPr="00915704">
          <w:rPr>
            <w:sz w:val="22"/>
            <w:szCs w:val="22"/>
          </w:rPr>
          <w:t>the User</w:t>
        </w:r>
      </w:ins>
      <w:moveTo w:id="135" w:author="Cherie Markley" w:date="2025-12-16T16:33:00Z" w16du:dateUtc="2025-12-16T22:33:00Z">
        <w:r w:rsidRPr="00915704">
          <w:rPr>
            <w:sz w:val="22"/>
            <w:szCs w:val="22"/>
          </w:rPr>
          <w:t xml:space="preserve"> better insights over time</w:t>
        </w:r>
      </w:moveTo>
      <w:moveToRangeEnd w:id="46"/>
    </w:p>
    <w:p w14:paraId="1C9CDB8F" w14:textId="77777777" w:rsidR="00CB1556" w:rsidRPr="00915704" w:rsidRDefault="00CB1556" w:rsidP="00CB1556">
      <w:pPr>
        <w:spacing w:after="0"/>
        <w:rPr>
          <w:ins w:id="136" w:author="Cherie Markley" w:date="2025-12-16T16:38:00Z" w16du:dateUtc="2025-12-16T22:38:00Z"/>
          <w:sz w:val="22"/>
          <w:szCs w:val="22"/>
        </w:rPr>
      </w:pPr>
    </w:p>
    <w:p w14:paraId="51BBEC1A" w14:textId="07D555EA" w:rsidR="00CB1556" w:rsidRPr="00915704" w:rsidRDefault="00CB1556">
      <w:pPr>
        <w:spacing w:after="0"/>
        <w:ind w:firstLine="720"/>
        <w:rPr>
          <w:ins w:id="137" w:author="Cherie Markley" w:date="2025-12-16T16:32:00Z" w16du:dateUtc="2025-12-16T22:32:00Z"/>
          <w:b/>
          <w:bCs/>
          <w:sz w:val="22"/>
          <w:szCs w:val="22"/>
        </w:rPr>
        <w:pPrChange w:id="138" w:author="Cherie Markley" w:date="2025-12-16T16:54:00Z" w16du:dateUtc="2025-12-16T22:54:00Z">
          <w:pPr>
            <w:spacing w:after="0"/>
          </w:pPr>
        </w:pPrChange>
      </w:pPr>
      <w:ins w:id="139" w:author="Cherie Markley" w:date="2025-12-16T16:38:00Z" w16du:dateUtc="2025-12-16T22:38:00Z">
        <w:r w:rsidRPr="00915704">
          <w:rPr>
            <w:sz w:val="22"/>
            <w:szCs w:val="22"/>
          </w:rPr>
          <w:t xml:space="preserve">All services are delivered electronically; </w:t>
        </w:r>
      </w:ins>
      <w:ins w:id="140" w:author="Cherie Markley" w:date="2025-12-18T16:52:00Z" w16du:dateUtc="2025-12-18T22:52:00Z">
        <w:r w:rsidR="00DB425F">
          <w:rPr>
            <w:sz w:val="22"/>
            <w:szCs w:val="22"/>
          </w:rPr>
          <w:t>SpeakEQ</w:t>
        </w:r>
      </w:ins>
      <w:ins w:id="141" w:author="Cherie Markley" w:date="2025-12-16T16:38:00Z" w16du:dateUtc="2025-12-16T22:38:00Z">
        <w:r w:rsidRPr="00915704">
          <w:rPr>
            <w:sz w:val="22"/>
            <w:szCs w:val="22"/>
          </w:rPr>
          <w:t xml:space="preserve"> does not sell any physical goods.</w:t>
        </w:r>
      </w:ins>
    </w:p>
    <w:p w14:paraId="36325F34" w14:textId="77777777" w:rsidR="00CB1556" w:rsidRPr="00915704" w:rsidRDefault="00CB1556" w:rsidP="00CB1556">
      <w:pPr>
        <w:spacing w:after="0"/>
        <w:rPr>
          <w:ins w:id="142" w:author="Cherie Markley" w:date="2025-12-16T16:32:00Z" w16du:dateUtc="2025-12-16T22:32:00Z"/>
          <w:b/>
          <w:bCs/>
          <w:sz w:val="22"/>
          <w:szCs w:val="22"/>
        </w:rPr>
      </w:pPr>
    </w:p>
    <w:p w14:paraId="5C0942A8" w14:textId="77777777" w:rsidR="004C3894" w:rsidRPr="00915704" w:rsidRDefault="004C3894" w:rsidP="004C3894">
      <w:pPr>
        <w:pStyle w:val="ListParagraph"/>
        <w:numPr>
          <w:ilvl w:val="0"/>
          <w:numId w:val="6"/>
        </w:numPr>
        <w:spacing w:after="0"/>
        <w:rPr>
          <w:ins w:id="143" w:author="Cherie Markley" w:date="2025-12-16T16:45:00Z" w16du:dateUtc="2025-12-16T22:45:00Z"/>
          <w:b/>
          <w:bCs/>
          <w:sz w:val="22"/>
          <w:szCs w:val="22"/>
        </w:rPr>
      </w:pPr>
      <w:ins w:id="144" w:author="Cherie Markley" w:date="2025-12-16T16:44:00Z" w16du:dateUtc="2025-12-16T22:44:00Z">
        <w:r w:rsidRPr="00915704">
          <w:rPr>
            <w:b/>
            <w:bCs/>
            <w:sz w:val="22"/>
            <w:szCs w:val="22"/>
          </w:rPr>
          <w:t xml:space="preserve">Privacy. </w:t>
        </w:r>
      </w:ins>
    </w:p>
    <w:p w14:paraId="4C6D2465" w14:textId="764A5336" w:rsidR="004C3894" w:rsidRPr="00915704" w:rsidRDefault="004C3894">
      <w:pPr>
        <w:spacing w:after="0"/>
        <w:ind w:left="720"/>
        <w:rPr>
          <w:ins w:id="145" w:author="Cherie Markley" w:date="2025-12-16T16:46:00Z" w16du:dateUtc="2025-12-16T22:46:00Z"/>
          <w:sz w:val="22"/>
          <w:szCs w:val="22"/>
        </w:rPr>
        <w:pPrChange w:id="146" w:author="Cherie Markley" w:date="2025-12-16T16:53:00Z" w16du:dateUtc="2025-12-16T22:53:00Z">
          <w:pPr>
            <w:spacing w:after="0"/>
            <w:ind w:left="360"/>
          </w:pPr>
        </w:pPrChange>
      </w:pPr>
      <w:ins w:id="147" w:author="Cherie Markley" w:date="2025-12-16T16:45:00Z" w16du:dateUtc="2025-12-16T22:45:00Z">
        <w:r w:rsidRPr="00915704">
          <w:rPr>
            <w:sz w:val="22"/>
            <w:szCs w:val="22"/>
          </w:rPr>
          <w:t xml:space="preserve">User’s utilization of </w:t>
        </w:r>
      </w:ins>
      <w:ins w:id="148" w:author="Cherie Markley" w:date="2025-12-18T16:52:00Z" w16du:dateUtc="2025-12-18T22:52:00Z">
        <w:r w:rsidR="00DB425F">
          <w:rPr>
            <w:sz w:val="22"/>
            <w:szCs w:val="22"/>
          </w:rPr>
          <w:t xml:space="preserve">SpeakEQ </w:t>
        </w:r>
      </w:ins>
      <w:ins w:id="149" w:author="Cherie Markley" w:date="2025-12-16T16:45:00Z" w16du:dateUtc="2025-12-16T22:45:00Z">
        <w:r w:rsidRPr="00915704">
          <w:rPr>
            <w:sz w:val="22"/>
            <w:szCs w:val="22"/>
          </w:rPr>
          <w:t xml:space="preserve">is subject to the </w:t>
        </w:r>
      </w:ins>
      <w:ins w:id="150" w:author="Cherie Markley" w:date="2025-12-18T16:52:00Z" w16du:dateUtc="2025-12-18T22:52:00Z">
        <w:r w:rsidR="00DB425F">
          <w:rPr>
            <w:sz w:val="22"/>
            <w:szCs w:val="22"/>
          </w:rPr>
          <w:t>SpeakEQ’s</w:t>
        </w:r>
      </w:ins>
      <w:ins w:id="151" w:author="Cherie Markley" w:date="2025-12-16T16:45:00Z" w16du:dateUtc="2025-12-16T22:45:00Z">
        <w:r w:rsidRPr="00915704">
          <w:rPr>
            <w:sz w:val="22"/>
            <w:szCs w:val="22"/>
          </w:rPr>
          <w:t xml:space="preserve"> Privacy Policy. Please rev</w:t>
        </w:r>
      </w:ins>
      <w:ins w:id="152" w:author="Cherie Markley" w:date="2025-12-16T16:46:00Z" w16du:dateUtc="2025-12-16T22:46:00Z">
        <w:r w:rsidRPr="00915704">
          <w:rPr>
            <w:sz w:val="22"/>
            <w:szCs w:val="22"/>
          </w:rPr>
          <w:t xml:space="preserve">iew </w:t>
        </w:r>
      </w:ins>
      <w:ins w:id="153" w:author="Cherie Markley" w:date="2025-12-18T16:52:00Z" w16du:dateUtc="2025-12-18T22:52:00Z">
        <w:r w:rsidR="00DB425F">
          <w:rPr>
            <w:sz w:val="22"/>
            <w:szCs w:val="22"/>
          </w:rPr>
          <w:t>SpeakEQ</w:t>
        </w:r>
      </w:ins>
      <w:ins w:id="154" w:author="Cherie Markley" w:date="2025-12-16T16:46:00Z" w16du:dateUtc="2025-12-16T22:46:00Z">
        <w:r w:rsidRPr="00915704">
          <w:rPr>
            <w:sz w:val="22"/>
            <w:szCs w:val="22"/>
          </w:rPr>
          <w:t xml:space="preserve">’s Privacy Policy, which also governs the </w:t>
        </w:r>
      </w:ins>
      <w:ins w:id="155" w:author="Cherie Markley" w:date="2025-12-18T16:52:00Z" w16du:dateUtc="2025-12-18T22:52:00Z">
        <w:r w:rsidR="00DB425F">
          <w:rPr>
            <w:sz w:val="22"/>
            <w:szCs w:val="22"/>
          </w:rPr>
          <w:t>SpeakEQ</w:t>
        </w:r>
      </w:ins>
      <w:ins w:id="156" w:author="Cherie Markley" w:date="2025-12-16T16:46:00Z" w16du:dateUtc="2025-12-16T22:46:00Z">
        <w:r w:rsidRPr="00915704">
          <w:rPr>
            <w:sz w:val="22"/>
            <w:szCs w:val="22"/>
          </w:rPr>
          <w:t xml:space="preserve"> and informs Users of </w:t>
        </w:r>
      </w:ins>
      <w:ins w:id="157" w:author="Cherie Markley" w:date="2025-12-18T16:52:00Z" w16du:dateUtc="2025-12-18T22:52:00Z">
        <w:r w:rsidR="00DB425F">
          <w:rPr>
            <w:sz w:val="22"/>
            <w:szCs w:val="22"/>
          </w:rPr>
          <w:t xml:space="preserve">SpeakEQ’s </w:t>
        </w:r>
      </w:ins>
      <w:ins w:id="158" w:author="Cherie Markley" w:date="2025-12-16T16:46:00Z" w16du:dateUtc="2025-12-16T22:46:00Z">
        <w:r w:rsidRPr="00915704">
          <w:rPr>
            <w:sz w:val="22"/>
            <w:szCs w:val="22"/>
          </w:rPr>
          <w:t>data collection practices.</w:t>
        </w:r>
      </w:ins>
    </w:p>
    <w:p w14:paraId="1A7F26A7" w14:textId="3DBEE9AE" w:rsidR="004C7F74" w:rsidRPr="00915704" w:rsidDel="00F36692" w:rsidRDefault="004C7F74">
      <w:pPr>
        <w:spacing w:after="0"/>
        <w:ind w:left="360"/>
        <w:rPr>
          <w:moveFrom w:id="159" w:author="Cherie Markley" w:date="2025-12-16T16:53:00Z" w16du:dateUtc="2025-12-16T22:53:00Z"/>
          <w:b/>
          <w:bCs/>
          <w:sz w:val="22"/>
          <w:szCs w:val="22"/>
          <w:rPrChange w:id="160" w:author="Cherie Markley" w:date="2025-12-16T20:47:00Z" w16du:dateUtc="2025-12-17T02:47:00Z">
            <w:rPr>
              <w:moveFrom w:id="161" w:author="Cherie Markley" w:date="2025-12-16T16:53:00Z" w16du:dateUtc="2025-12-16T22:53:00Z"/>
            </w:rPr>
          </w:rPrChange>
        </w:rPr>
        <w:pPrChange w:id="162" w:author="Cherie Markley" w:date="2025-12-16T16:44:00Z" w16du:dateUtc="2025-12-16T22:44:00Z">
          <w:pPr>
            <w:spacing w:after="0"/>
          </w:pPr>
        </w:pPrChange>
      </w:pPr>
      <w:moveFromRangeStart w:id="163" w:author="Cherie Markley" w:date="2025-12-16T16:53:00Z" w:name="move216796396"/>
      <w:moveFrom w:id="164" w:author="Cherie Markley" w:date="2025-12-16T16:53:00Z" w16du:dateUtc="2025-12-16T22:53:00Z">
        <w:r w:rsidRPr="00915704" w:rsidDel="00F36692">
          <w:rPr>
            <w:b/>
            <w:bCs/>
            <w:sz w:val="22"/>
            <w:szCs w:val="22"/>
            <w:rPrChange w:id="165" w:author="Cherie Markley" w:date="2025-12-16T20:47:00Z" w16du:dateUtc="2025-12-17T02:47:00Z">
              <w:rPr/>
            </w:rPrChange>
          </w:rPr>
          <w:t>Who Can Use SpeakEQ</w:t>
        </w:r>
      </w:moveFrom>
    </w:p>
    <w:p w14:paraId="1AFA9269" w14:textId="6E2D0FCE" w:rsidR="004C7F74" w:rsidRPr="00915704" w:rsidRDefault="004C7F74" w:rsidP="004C7F74">
      <w:pPr>
        <w:spacing w:after="0"/>
        <w:rPr>
          <w:sz w:val="22"/>
          <w:szCs w:val="22"/>
        </w:rPr>
      </w:pPr>
      <w:moveFrom w:id="166" w:author="Cherie Markley" w:date="2025-12-16T16:53:00Z" w16du:dateUtc="2025-12-16T22:53:00Z">
        <w:r w:rsidRPr="00915704" w:rsidDel="00F36692">
          <w:rPr>
            <w:b/>
            <w:bCs/>
            <w:sz w:val="22"/>
            <w:szCs w:val="22"/>
          </w:rPr>
          <w:t>Age Requirements</w:t>
        </w:r>
        <w:r w:rsidRPr="00915704" w:rsidDel="00F36692">
          <w:rPr>
            <w:sz w:val="22"/>
            <w:szCs w:val="22"/>
          </w:rPr>
          <w:br/>
          <w:t>You must be at least 18 years old to use SpeakEQ. If you're under 18, you can use the App only with permission from a parent or guardian who agrees to these Terms on your behalf.</w:t>
        </w:r>
      </w:moveFrom>
      <w:moveFromRangeEnd w:id="163"/>
    </w:p>
    <w:p w14:paraId="19CF9366" w14:textId="05393CC3" w:rsidR="004C7F74" w:rsidRPr="00915704" w:rsidRDefault="004C7F74" w:rsidP="00F36692">
      <w:pPr>
        <w:pStyle w:val="ListParagraph"/>
        <w:numPr>
          <w:ilvl w:val="0"/>
          <w:numId w:val="6"/>
        </w:numPr>
        <w:spacing w:after="0"/>
        <w:rPr>
          <w:ins w:id="167" w:author="Cherie Markley" w:date="2025-12-16T17:00:00Z" w16du:dateUtc="2025-12-16T23:00:00Z"/>
          <w:sz w:val="22"/>
          <w:szCs w:val="22"/>
        </w:rPr>
      </w:pPr>
      <w:del w:id="168" w:author="Cherie Markley" w:date="2025-12-16T16:51:00Z" w16du:dateUtc="2025-12-16T22:51:00Z">
        <w:r w:rsidRPr="00915704" w:rsidDel="00F36692">
          <w:rPr>
            <w:b/>
            <w:bCs/>
            <w:sz w:val="22"/>
            <w:szCs w:val="22"/>
            <w:rPrChange w:id="169" w:author="Cherie Markley" w:date="2025-12-16T20:47:00Z" w16du:dateUtc="2025-12-17T02:47:00Z">
              <w:rPr>
                <w:b/>
                <w:bCs/>
              </w:rPr>
            </w:rPrChange>
          </w:rPr>
          <w:delText>Your</w:delText>
        </w:r>
      </w:del>
      <w:ins w:id="170" w:author="Cherie Markley" w:date="2025-12-16T16:51:00Z" w16du:dateUtc="2025-12-16T22:51:00Z">
        <w:r w:rsidR="00F36692" w:rsidRPr="00915704">
          <w:rPr>
            <w:b/>
            <w:bCs/>
            <w:sz w:val="22"/>
            <w:szCs w:val="22"/>
            <w:rPrChange w:id="171" w:author="Cherie Markley" w:date="2025-12-16T20:47:00Z" w16du:dateUtc="2025-12-17T02:47:00Z">
              <w:rPr>
                <w:b/>
                <w:bCs/>
              </w:rPr>
            </w:rPrChange>
          </w:rPr>
          <w:t>The User’s</w:t>
        </w:r>
      </w:ins>
      <w:r w:rsidRPr="00915704">
        <w:rPr>
          <w:b/>
          <w:bCs/>
          <w:sz w:val="22"/>
          <w:szCs w:val="22"/>
          <w:rPrChange w:id="172" w:author="Cherie Markley" w:date="2025-12-16T20:47:00Z" w16du:dateUtc="2025-12-17T02:47:00Z">
            <w:rPr>
              <w:b/>
              <w:bCs/>
            </w:rPr>
          </w:rPrChange>
        </w:rPr>
        <w:t xml:space="preserve"> Account</w:t>
      </w:r>
      <w:r w:rsidRPr="00915704">
        <w:rPr>
          <w:sz w:val="22"/>
          <w:szCs w:val="22"/>
          <w:rPrChange w:id="173" w:author="Cherie Markley" w:date="2025-12-16T20:47:00Z" w16du:dateUtc="2025-12-17T02:47:00Z">
            <w:rPr/>
          </w:rPrChange>
        </w:rPr>
        <w:br/>
      </w:r>
      <w:del w:id="174" w:author="Cherie Markley" w:date="2025-12-16T16:57:00Z" w16du:dateUtc="2025-12-16T22:57:00Z">
        <w:r w:rsidRPr="00915704" w:rsidDel="00F36692">
          <w:rPr>
            <w:sz w:val="22"/>
            <w:szCs w:val="22"/>
            <w:rPrChange w:id="175" w:author="Cherie Markley" w:date="2025-12-16T20:47:00Z" w16du:dateUtc="2025-12-17T02:47:00Z">
              <w:rPr/>
            </w:rPrChange>
          </w:rPr>
          <w:delText xml:space="preserve">To use </w:delText>
        </w:r>
      </w:del>
      <w:del w:id="176" w:author="Cherie Markley" w:date="2025-12-16T16:52:00Z" w16du:dateUtc="2025-12-16T22:52:00Z">
        <w:r w:rsidRPr="00915704" w:rsidDel="00F36692">
          <w:rPr>
            <w:sz w:val="22"/>
            <w:szCs w:val="22"/>
            <w:rPrChange w:id="177" w:author="Cherie Markley" w:date="2025-12-16T20:47:00Z" w16du:dateUtc="2025-12-17T02:47:00Z">
              <w:rPr/>
            </w:rPrChange>
          </w:rPr>
          <w:delText>SpeakEQ</w:delText>
        </w:r>
      </w:del>
      <w:del w:id="178" w:author="Cherie Markley" w:date="2025-12-16T16:57:00Z" w16du:dateUtc="2025-12-16T22:57:00Z">
        <w:r w:rsidRPr="00915704" w:rsidDel="00F36692">
          <w:rPr>
            <w:sz w:val="22"/>
            <w:szCs w:val="22"/>
            <w:rPrChange w:id="179" w:author="Cherie Markley" w:date="2025-12-16T20:47:00Z" w16du:dateUtc="2025-12-17T02:47:00Z">
              <w:rPr/>
            </w:rPrChange>
          </w:rPr>
          <w:delText xml:space="preserve">, </w:delText>
        </w:r>
      </w:del>
      <w:del w:id="180" w:author="Cherie Markley" w:date="2025-12-16T16:52:00Z" w16du:dateUtc="2025-12-16T22:52:00Z">
        <w:r w:rsidRPr="00915704" w:rsidDel="00F36692">
          <w:rPr>
            <w:sz w:val="22"/>
            <w:szCs w:val="22"/>
            <w:rPrChange w:id="181" w:author="Cherie Markley" w:date="2025-12-16T20:47:00Z" w16du:dateUtc="2025-12-17T02:47:00Z">
              <w:rPr/>
            </w:rPrChange>
          </w:rPr>
          <w:delText xml:space="preserve">you'll </w:delText>
        </w:r>
      </w:del>
      <w:del w:id="182" w:author="Cherie Markley" w:date="2025-12-16T16:57:00Z" w16du:dateUtc="2025-12-16T22:57:00Z">
        <w:r w:rsidRPr="00915704" w:rsidDel="00F36692">
          <w:rPr>
            <w:sz w:val="22"/>
            <w:szCs w:val="22"/>
            <w:rPrChange w:id="183" w:author="Cherie Markley" w:date="2025-12-16T20:47:00Z" w16du:dateUtc="2025-12-17T02:47:00Z">
              <w:rPr/>
            </w:rPrChange>
          </w:rPr>
          <w:delText xml:space="preserve">need to create an account with </w:delText>
        </w:r>
      </w:del>
      <w:del w:id="184" w:author="Cherie Markley" w:date="2025-12-16T16:52:00Z" w16du:dateUtc="2025-12-16T22:52:00Z">
        <w:r w:rsidRPr="00915704" w:rsidDel="00F36692">
          <w:rPr>
            <w:sz w:val="22"/>
            <w:szCs w:val="22"/>
            <w:rPrChange w:id="185" w:author="Cherie Markley" w:date="2025-12-16T20:47:00Z" w16du:dateUtc="2025-12-17T02:47:00Z">
              <w:rPr/>
            </w:rPrChange>
          </w:rPr>
          <w:delText xml:space="preserve">your </w:delText>
        </w:r>
      </w:del>
      <w:del w:id="186" w:author="Cherie Markley" w:date="2025-12-16T16:57:00Z" w16du:dateUtc="2025-12-16T22:57:00Z">
        <w:r w:rsidRPr="00915704" w:rsidDel="00F36692">
          <w:rPr>
            <w:sz w:val="22"/>
            <w:szCs w:val="22"/>
            <w:rPrChange w:id="187" w:author="Cherie Markley" w:date="2025-12-16T20:47:00Z" w16du:dateUtc="2025-12-17T02:47:00Z">
              <w:rPr/>
            </w:rPrChange>
          </w:rPr>
          <w:delText>email and phone number. Keep your login information safe and private. You're responsible for everything that happens with your account, so let us know right away if someone else accesses it.</w:delText>
        </w:r>
      </w:del>
      <w:ins w:id="188" w:author="Cherie Markley" w:date="2025-12-16T16:57:00Z" w16du:dateUtc="2025-12-16T22:57:00Z">
        <w:r w:rsidR="00F36692" w:rsidRPr="00915704">
          <w:rPr>
            <w:sz w:val="22"/>
            <w:szCs w:val="22"/>
          </w:rPr>
          <w:t xml:space="preserve">The User is obligated to keep their account and password secure and to restrict access to the </w:t>
        </w:r>
      </w:ins>
      <w:ins w:id="189" w:author="Cherie Markley" w:date="2025-12-16T16:58:00Z" w16du:dateUtc="2025-12-16T22:58:00Z">
        <w:r w:rsidR="00F36692" w:rsidRPr="00915704">
          <w:rPr>
            <w:sz w:val="22"/>
            <w:szCs w:val="22"/>
          </w:rPr>
          <w:t xml:space="preserve">device accessing </w:t>
        </w:r>
      </w:ins>
      <w:ins w:id="190" w:author="Cherie Markley" w:date="2025-12-18T16:52:00Z" w16du:dateUtc="2025-12-18T22:52:00Z">
        <w:r w:rsidR="00DB425F">
          <w:rPr>
            <w:sz w:val="22"/>
            <w:szCs w:val="22"/>
          </w:rPr>
          <w:t>SpeakEQ</w:t>
        </w:r>
      </w:ins>
      <w:ins w:id="191" w:author="Cherie Markley" w:date="2025-12-16T16:58:00Z" w16du:dateUtc="2025-12-16T22:58:00Z">
        <w:r w:rsidR="00F36692" w:rsidRPr="00915704">
          <w:rPr>
            <w:sz w:val="22"/>
            <w:szCs w:val="22"/>
          </w:rPr>
          <w:t xml:space="preserve">. The User accepts responsibility for any actions occurring under their account credentials and acknowledges that </w:t>
        </w:r>
      </w:ins>
      <w:ins w:id="192" w:author="Cherie Markley" w:date="2025-12-18T16:53:00Z" w16du:dateUtc="2025-12-18T22:53:00Z">
        <w:r w:rsidR="00DB425F">
          <w:rPr>
            <w:sz w:val="22"/>
            <w:szCs w:val="22"/>
          </w:rPr>
          <w:t>SpeakEQ</w:t>
        </w:r>
      </w:ins>
      <w:ins w:id="193" w:author="Cherie Markley" w:date="2025-12-16T16:58:00Z" w16du:dateUtc="2025-12-16T22:58:00Z">
        <w:r w:rsidR="00F36692" w:rsidRPr="00915704">
          <w:rPr>
            <w:sz w:val="22"/>
            <w:szCs w:val="22"/>
          </w:rPr>
          <w:t xml:space="preserve"> bears no responsibility for third party access due to compromised credentials. The transfer or assignment of the </w:t>
        </w:r>
      </w:ins>
      <w:ins w:id="194" w:author="Cherie Markley" w:date="2025-12-16T16:59:00Z" w16du:dateUtc="2025-12-16T22:59:00Z">
        <w:r w:rsidR="00F36692" w:rsidRPr="00915704">
          <w:rPr>
            <w:sz w:val="22"/>
            <w:szCs w:val="22"/>
          </w:rPr>
          <w:t xml:space="preserve">User’s account to another individual or entity is prohibited. </w:t>
        </w:r>
      </w:ins>
      <w:ins w:id="195" w:author="Cherie Markley" w:date="2025-12-18T16:53:00Z" w16du:dateUtc="2025-12-18T22:53:00Z">
        <w:r w:rsidR="00DB425F">
          <w:rPr>
            <w:sz w:val="22"/>
            <w:szCs w:val="22"/>
          </w:rPr>
          <w:t>SpeakEQ</w:t>
        </w:r>
      </w:ins>
      <w:ins w:id="196" w:author="Cherie Markley" w:date="2025-12-16T16:59:00Z" w16du:dateUtc="2025-12-16T22:59:00Z">
        <w:r w:rsidR="00F36692" w:rsidRPr="00915704">
          <w:rPr>
            <w:sz w:val="22"/>
            <w:szCs w:val="22"/>
          </w:rPr>
          <w:t xml:space="preserve"> retains authority to deny service, terminate accounts, or alter content at its discretion. </w:t>
        </w:r>
      </w:ins>
    </w:p>
    <w:p w14:paraId="6AF3C62C" w14:textId="77777777" w:rsidR="0099462D" w:rsidRPr="00915704" w:rsidRDefault="0099462D">
      <w:pPr>
        <w:pStyle w:val="ListParagraph"/>
        <w:spacing w:after="0"/>
        <w:rPr>
          <w:ins w:id="197" w:author="Cherie Markley" w:date="2025-12-16T17:00:00Z" w16du:dateUtc="2025-12-16T23:00:00Z"/>
          <w:sz w:val="22"/>
          <w:szCs w:val="22"/>
        </w:rPr>
        <w:pPrChange w:id="198" w:author="Cherie Markley" w:date="2025-12-16T17:00:00Z" w16du:dateUtc="2025-12-16T23:00:00Z">
          <w:pPr>
            <w:pStyle w:val="ListParagraph"/>
            <w:numPr>
              <w:numId w:val="6"/>
            </w:numPr>
            <w:spacing w:after="0"/>
            <w:ind w:hanging="360"/>
          </w:pPr>
        </w:pPrChange>
      </w:pPr>
    </w:p>
    <w:p w14:paraId="29D3AB33" w14:textId="492400C6" w:rsidR="0099462D" w:rsidRPr="00915704" w:rsidRDefault="0099462D">
      <w:pPr>
        <w:pStyle w:val="ListParagraph"/>
        <w:numPr>
          <w:ilvl w:val="0"/>
          <w:numId w:val="6"/>
        </w:numPr>
        <w:spacing w:after="0"/>
        <w:rPr>
          <w:moveTo w:id="199" w:author="Cherie Markley" w:date="2025-12-16T17:00:00Z" w16du:dateUtc="2025-12-16T23:00:00Z"/>
          <w:b/>
          <w:bCs/>
          <w:sz w:val="22"/>
          <w:szCs w:val="22"/>
          <w:rPrChange w:id="200" w:author="Cherie Markley" w:date="2025-12-16T20:47:00Z" w16du:dateUtc="2025-12-17T02:47:00Z">
            <w:rPr>
              <w:moveTo w:id="201" w:author="Cherie Markley" w:date="2025-12-16T17:00:00Z" w16du:dateUtc="2025-12-16T23:00:00Z"/>
            </w:rPr>
          </w:rPrChange>
        </w:rPr>
        <w:pPrChange w:id="202" w:author="Cherie Markley" w:date="2025-12-16T17:00:00Z" w16du:dateUtc="2025-12-16T23:00:00Z">
          <w:pPr>
            <w:spacing w:after="0"/>
          </w:pPr>
        </w:pPrChange>
      </w:pPr>
      <w:moveToRangeStart w:id="203" w:author="Cherie Markley" w:date="2025-12-16T17:00:00Z" w:name="move216796838"/>
      <w:moveTo w:id="204" w:author="Cherie Markley" w:date="2025-12-16T17:00:00Z" w16du:dateUtc="2025-12-16T23:00:00Z">
        <w:del w:id="205" w:author="Cherie Markley" w:date="2025-12-16T17:00:00Z" w16du:dateUtc="2025-12-16T23:00:00Z">
          <w:r w:rsidRPr="00915704" w:rsidDel="0099462D">
            <w:rPr>
              <w:b/>
              <w:bCs/>
              <w:sz w:val="22"/>
              <w:szCs w:val="22"/>
              <w:rPrChange w:id="206" w:author="Cherie Markley" w:date="2025-12-16T20:47:00Z" w16du:dateUtc="2025-12-17T02:47:00Z">
                <w:rPr/>
              </w:rPrChange>
            </w:rPr>
            <w:delText xml:space="preserve">3. How to </w:delText>
          </w:r>
        </w:del>
        <w:r w:rsidRPr="00915704">
          <w:rPr>
            <w:b/>
            <w:bCs/>
            <w:sz w:val="22"/>
            <w:szCs w:val="22"/>
            <w:rPrChange w:id="207" w:author="Cherie Markley" w:date="2025-12-16T20:47:00Z" w16du:dateUtc="2025-12-17T02:47:00Z">
              <w:rPr/>
            </w:rPrChange>
          </w:rPr>
          <w:t>Us</w:t>
        </w:r>
      </w:moveTo>
      <w:ins w:id="208" w:author="Cherie Markley" w:date="2025-12-16T17:00:00Z" w16du:dateUtc="2025-12-16T23:00:00Z">
        <w:r w:rsidRPr="00915704">
          <w:rPr>
            <w:b/>
            <w:bCs/>
            <w:sz w:val="22"/>
            <w:szCs w:val="22"/>
          </w:rPr>
          <w:t>ing</w:t>
        </w:r>
      </w:ins>
      <w:moveTo w:id="209" w:author="Cherie Markley" w:date="2025-12-16T17:00:00Z" w16du:dateUtc="2025-12-16T23:00:00Z">
        <w:del w:id="210" w:author="Cherie Markley" w:date="2025-12-16T17:00:00Z" w16du:dateUtc="2025-12-16T23:00:00Z">
          <w:r w:rsidRPr="00915704" w:rsidDel="0099462D">
            <w:rPr>
              <w:b/>
              <w:bCs/>
              <w:sz w:val="22"/>
              <w:szCs w:val="22"/>
              <w:rPrChange w:id="211" w:author="Cherie Markley" w:date="2025-12-16T20:47:00Z" w16du:dateUtc="2025-12-17T02:47:00Z">
                <w:rPr/>
              </w:rPrChange>
            </w:rPr>
            <w:delText>e</w:delText>
          </w:r>
        </w:del>
        <w:r w:rsidRPr="00915704">
          <w:rPr>
            <w:b/>
            <w:bCs/>
            <w:sz w:val="22"/>
            <w:szCs w:val="22"/>
            <w:rPrChange w:id="212" w:author="Cherie Markley" w:date="2025-12-16T20:47:00Z" w16du:dateUtc="2025-12-17T02:47:00Z">
              <w:rPr/>
            </w:rPrChange>
          </w:rPr>
          <w:t xml:space="preserve"> </w:t>
        </w:r>
        <w:del w:id="213" w:author="Cherie Markley" w:date="2025-12-18T17:13:00Z" w16du:dateUtc="2025-12-18T23:13:00Z">
          <w:r w:rsidRPr="00915704" w:rsidDel="00AF5C52">
            <w:rPr>
              <w:b/>
              <w:bCs/>
              <w:sz w:val="22"/>
              <w:szCs w:val="22"/>
              <w:rPrChange w:id="214" w:author="Cherie Markley" w:date="2025-12-16T20:47:00Z" w16du:dateUtc="2025-12-17T02:47:00Z">
                <w:rPr/>
              </w:rPrChange>
            </w:rPr>
            <w:delText>the App</w:delText>
          </w:r>
        </w:del>
      </w:moveTo>
      <w:ins w:id="215" w:author="Cherie Markley" w:date="2025-12-18T17:13:00Z" w16du:dateUtc="2025-12-18T23:13:00Z">
        <w:r w:rsidR="00AF5C52">
          <w:rPr>
            <w:b/>
            <w:bCs/>
            <w:sz w:val="22"/>
            <w:szCs w:val="22"/>
          </w:rPr>
          <w:t>SpeakEQ</w:t>
        </w:r>
      </w:ins>
      <w:moveTo w:id="216" w:author="Cherie Markley" w:date="2025-12-16T17:00:00Z" w16du:dateUtc="2025-12-16T23:00:00Z">
        <w:r w:rsidRPr="00915704">
          <w:rPr>
            <w:b/>
            <w:bCs/>
            <w:sz w:val="22"/>
            <w:szCs w:val="22"/>
            <w:rPrChange w:id="217" w:author="Cherie Markley" w:date="2025-12-16T20:47:00Z" w16du:dateUtc="2025-12-17T02:47:00Z">
              <w:rPr/>
            </w:rPrChange>
          </w:rPr>
          <w:t xml:space="preserve"> Responsibly</w:t>
        </w:r>
      </w:moveTo>
    </w:p>
    <w:p w14:paraId="385B9D5E" w14:textId="4628A022" w:rsidR="0099462D" w:rsidRPr="00915704" w:rsidRDefault="0099462D">
      <w:pPr>
        <w:spacing w:after="0"/>
        <w:ind w:firstLine="720"/>
        <w:rPr>
          <w:moveTo w:id="218" w:author="Cherie Markley" w:date="2025-12-16T17:00:00Z" w16du:dateUtc="2025-12-16T23:00:00Z"/>
          <w:sz w:val="22"/>
          <w:szCs w:val="22"/>
        </w:rPr>
        <w:pPrChange w:id="219" w:author="Cherie Markley" w:date="2025-12-16T17:01:00Z" w16du:dateUtc="2025-12-16T23:01:00Z">
          <w:pPr>
            <w:spacing w:after="0"/>
          </w:pPr>
        </w:pPrChange>
      </w:pPr>
      <w:moveTo w:id="220" w:author="Cherie Markley" w:date="2025-12-16T17:00:00Z" w16du:dateUtc="2025-12-16T23:00:00Z">
        <w:r w:rsidRPr="00915704">
          <w:rPr>
            <w:sz w:val="22"/>
            <w:szCs w:val="22"/>
          </w:rPr>
          <w:t xml:space="preserve">When using </w:t>
        </w:r>
        <w:del w:id="221" w:author="Cherie Markley" w:date="2025-12-16T17:00:00Z" w16du:dateUtc="2025-12-16T23:00:00Z">
          <w:r w:rsidRPr="00915704" w:rsidDel="0099462D">
            <w:rPr>
              <w:sz w:val="22"/>
              <w:szCs w:val="22"/>
            </w:rPr>
            <w:delText>SpeakEQ</w:delText>
          </w:r>
        </w:del>
      </w:moveTo>
      <w:ins w:id="222" w:author="Cherie Markley" w:date="2025-12-18T16:53:00Z" w16du:dateUtc="2025-12-18T22:53:00Z">
        <w:r w:rsidR="00DB425F">
          <w:rPr>
            <w:sz w:val="22"/>
            <w:szCs w:val="22"/>
          </w:rPr>
          <w:t>SpeakEQ</w:t>
        </w:r>
      </w:ins>
      <w:moveTo w:id="223" w:author="Cherie Markley" w:date="2025-12-16T17:00:00Z" w16du:dateUtc="2025-12-16T23:00:00Z">
        <w:r w:rsidRPr="00915704">
          <w:rPr>
            <w:sz w:val="22"/>
            <w:szCs w:val="22"/>
          </w:rPr>
          <w:t xml:space="preserve">, </w:t>
        </w:r>
        <w:del w:id="224" w:author="Cherie Markley" w:date="2025-12-16T17:00:00Z" w16du:dateUtc="2025-12-16T23:00:00Z">
          <w:r w:rsidRPr="00915704" w:rsidDel="0099462D">
            <w:rPr>
              <w:sz w:val="22"/>
              <w:szCs w:val="22"/>
            </w:rPr>
            <w:delText>please</w:delText>
          </w:r>
        </w:del>
      </w:moveTo>
      <w:ins w:id="225" w:author="Cherie Markley" w:date="2025-12-16T17:00:00Z" w16du:dateUtc="2025-12-16T23:00:00Z">
        <w:r w:rsidRPr="00915704">
          <w:rPr>
            <w:sz w:val="22"/>
            <w:szCs w:val="22"/>
          </w:rPr>
          <w:t>Users shall</w:t>
        </w:r>
      </w:ins>
      <w:moveTo w:id="226" w:author="Cherie Markley" w:date="2025-12-16T17:00:00Z" w16du:dateUtc="2025-12-16T23:00:00Z">
        <w:r w:rsidRPr="00915704">
          <w:rPr>
            <w:sz w:val="22"/>
            <w:szCs w:val="22"/>
          </w:rPr>
          <w:t>:</w:t>
        </w:r>
      </w:moveTo>
    </w:p>
    <w:p w14:paraId="2DB0F0D2" w14:textId="77777777" w:rsidR="0099462D" w:rsidRPr="00915704" w:rsidRDefault="0099462D" w:rsidP="0099462D">
      <w:pPr>
        <w:numPr>
          <w:ilvl w:val="0"/>
          <w:numId w:val="2"/>
        </w:numPr>
        <w:spacing w:after="0"/>
        <w:rPr>
          <w:moveTo w:id="227" w:author="Cherie Markley" w:date="2025-12-16T17:00:00Z" w16du:dateUtc="2025-12-16T23:00:00Z"/>
          <w:sz w:val="22"/>
          <w:szCs w:val="22"/>
        </w:rPr>
      </w:pPr>
      <w:moveTo w:id="228" w:author="Cherie Markley" w:date="2025-12-16T17:00:00Z" w16du:dateUtc="2025-12-16T23:00:00Z">
        <w:r w:rsidRPr="00915704">
          <w:rPr>
            <w:sz w:val="22"/>
            <w:szCs w:val="22"/>
          </w:rPr>
          <w:t>Provide accurate information</w:t>
        </w:r>
      </w:moveTo>
    </w:p>
    <w:p w14:paraId="781381AD" w14:textId="570694B4" w:rsidR="0099462D" w:rsidRPr="00915704" w:rsidRDefault="0099462D" w:rsidP="0099462D">
      <w:pPr>
        <w:numPr>
          <w:ilvl w:val="0"/>
          <w:numId w:val="2"/>
        </w:numPr>
        <w:spacing w:after="0"/>
        <w:rPr>
          <w:moveTo w:id="229" w:author="Cherie Markley" w:date="2025-12-16T17:00:00Z" w16du:dateUtc="2025-12-16T23:00:00Z"/>
          <w:sz w:val="22"/>
          <w:szCs w:val="22"/>
        </w:rPr>
      </w:pPr>
      <w:moveTo w:id="230" w:author="Cherie Markley" w:date="2025-12-16T17:00:00Z" w16du:dateUtc="2025-12-16T23:00:00Z">
        <w:r w:rsidRPr="00915704">
          <w:rPr>
            <w:sz w:val="22"/>
            <w:szCs w:val="22"/>
          </w:rPr>
          <w:t xml:space="preserve">Only record or upload content </w:t>
        </w:r>
        <w:del w:id="231" w:author="Cherie Markley" w:date="2025-12-16T17:01:00Z" w16du:dateUtc="2025-12-16T23:01:00Z">
          <w:r w:rsidRPr="00915704" w:rsidDel="0099462D">
            <w:rPr>
              <w:sz w:val="22"/>
              <w:szCs w:val="22"/>
            </w:rPr>
            <w:delText>you</w:delText>
          </w:r>
        </w:del>
      </w:moveTo>
      <w:ins w:id="232" w:author="Cherie Markley" w:date="2025-12-16T17:01:00Z" w16du:dateUtc="2025-12-16T23:01:00Z">
        <w:r w:rsidRPr="00915704">
          <w:rPr>
            <w:sz w:val="22"/>
            <w:szCs w:val="22"/>
          </w:rPr>
          <w:t>the User</w:t>
        </w:r>
      </w:ins>
      <w:moveTo w:id="233" w:author="Cherie Markley" w:date="2025-12-16T17:00:00Z" w16du:dateUtc="2025-12-16T23:00:00Z">
        <w:r w:rsidRPr="00915704">
          <w:rPr>
            <w:sz w:val="22"/>
            <w:szCs w:val="22"/>
          </w:rPr>
          <w:t xml:space="preserve"> </w:t>
        </w:r>
        <w:del w:id="234" w:author="Cherie Markley" w:date="2025-12-16T17:01:00Z" w16du:dateUtc="2025-12-16T23:01:00Z">
          <w:r w:rsidRPr="00915704" w:rsidDel="0099462D">
            <w:rPr>
              <w:sz w:val="22"/>
              <w:szCs w:val="22"/>
            </w:rPr>
            <w:delText>have</w:delText>
          </w:r>
        </w:del>
      </w:moveTo>
      <w:ins w:id="235" w:author="Cherie Markley" w:date="2025-12-16T17:01:00Z" w16du:dateUtc="2025-12-16T23:01:00Z">
        <w:r w:rsidRPr="00915704">
          <w:rPr>
            <w:sz w:val="22"/>
            <w:szCs w:val="22"/>
          </w:rPr>
          <w:t>has</w:t>
        </w:r>
      </w:ins>
      <w:moveTo w:id="236" w:author="Cherie Markley" w:date="2025-12-16T17:00:00Z" w16du:dateUtc="2025-12-16T23:00:00Z">
        <w:r w:rsidRPr="00915704">
          <w:rPr>
            <w:sz w:val="22"/>
            <w:szCs w:val="22"/>
          </w:rPr>
          <w:t xml:space="preserve"> the right to use</w:t>
        </w:r>
      </w:moveTo>
    </w:p>
    <w:p w14:paraId="1F62BE70" w14:textId="0791B29A" w:rsidR="0099462D" w:rsidRPr="00915704" w:rsidRDefault="0099462D" w:rsidP="0099462D">
      <w:pPr>
        <w:numPr>
          <w:ilvl w:val="0"/>
          <w:numId w:val="2"/>
        </w:numPr>
        <w:spacing w:after="0"/>
        <w:rPr>
          <w:moveTo w:id="237" w:author="Cherie Markley" w:date="2025-12-16T17:00:00Z" w16du:dateUtc="2025-12-16T23:00:00Z"/>
          <w:sz w:val="22"/>
          <w:szCs w:val="22"/>
        </w:rPr>
      </w:pPr>
      <w:moveTo w:id="238" w:author="Cherie Markley" w:date="2025-12-16T17:00:00Z" w16du:dateUtc="2025-12-16T23:00:00Z">
        <w:r w:rsidRPr="00915704">
          <w:rPr>
            <w:sz w:val="22"/>
            <w:szCs w:val="22"/>
          </w:rPr>
          <w:t xml:space="preserve">Use </w:t>
        </w:r>
        <w:del w:id="239" w:author="Cherie Markley" w:date="2025-12-18T16:53:00Z" w16du:dateUtc="2025-12-18T22:53:00Z">
          <w:r w:rsidRPr="00915704" w:rsidDel="00DB425F">
            <w:rPr>
              <w:sz w:val="22"/>
              <w:szCs w:val="22"/>
            </w:rPr>
            <w:delText>the App</w:delText>
          </w:r>
        </w:del>
      </w:moveTo>
      <w:ins w:id="240" w:author="Cherie Markley" w:date="2025-12-18T16:53:00Z" w16du:dateUtc="2025-12-18T22:53:00Z">
        <w:r w:rsidR="00DB425F">
          <w:rPr>
            <w:sz w:val="22"/>
            <w:szCs w:val="22"/>
          </w:rPr>
          <w:t>SpeakEQ</w:t>
        </w:r>
      </w:ins>
      <w:moveTo w:id="241" w:author="Cherie Markley" w:date="2025-12-16T17:00:00Z" w16du:dateUtc="2025-12-16T23:00:00Z">
        <w:r w:rsidRPr="00915704">
          <w:rPr>
            <w:sz w:val="22"/>
            <w:szCs w:val="22"/>
          </w:rPr>
          <w:t xml:space="preserve"> for personal development and communication improvement</w:t>
        </w:r>
      </w:moveTo>
    </w:p>
    <w:p w14:paraId="2A309A71" w14:textId="3D948AC0" w:rsidR="0099462D" w:rsidRPr="00915704" w:rsidRDefault="0099462D" w:rsidP="0099462D">
      <w:pPr>
        <w:numPr>
          <w:ilvl w:val="0"/>
          <w:numId w:val="2"/>
        </w:numPr>
        <w:spacing w:after="0"/>
        <w:rPr>
          <w:moveTo w:id="242" w:author="Cherie Markley" w:date="2025-12-16T17:00:00Z" w16du:dateUtc="2025-12-16T23:00:00Z"/>
          <w:sz w:val="22"/>
          <w:szCs w:val="22"/>
        </w:rPr>
      </w:pPr>
      <w:moveTo w:id="243" w:author="Cherie Markley" w:date="2025-12-16T17:00:00Z" w16du:dateUtc="2025-12-16T23:00:00Z">
        <w:r w:rsidRPr="00915704">
          <w:rPr>
            <w:sz w:val="22"/>
            <w:szCs w:val="22"/>
          </w:rPr>
          <w:t>Respect other people's privacy</w:t>
        </w:r>
        <w:del w:id="244" w:author="Cherie Markley" w:date="2025-12-16T17:02:00Z" w16du:dateUtc="2025-12-16T23:02:00Z">
          <w:r w:rsidRPr="00915704" w:rsidDel="0099462D">
            <w:rPr>
              <w:sz w:val="22"/>
              <w:szCs w:val="22"/>
            </w:rPr>
            <w:delText>—don't record conversations without consent where required by law</w:delText>
          </w:r>
        </w:del>
      </w:moveTo>
    </w:p>
    <w:p w14:paraId="25A1AD08" w14:textId="19AAC1BE" w:rsidR="0099462D" w:rsidRPr="00915704" w:rsidRDefault="0099462D" w:rsidP="0099462D">
      <w:pPr>
        <w:numPr>
          <w:ilvl w:val="0"/>
          <w:numId w:val="2"/>
        </w:numPr>
        <w:spacing w:after="0"/>
        <w:rPr>
          <w:moveTo w:id="245" w:author="Cherie Markley" w:date="2025-12-16T17:00:00Z" w16du:dateUtc="2025-12-16T23:00:00Z"/>
          <w:sz w:val="22"/>
          <w:szCs w:val="22"/>
        </w:rPr>
      </w:pPr>
      <w:moveTo w:id="246" w:author="Cherie Markley" w:date="2025-12-16T17:00:00Z" w16du:dateUtc="2025-12-16T23:00:00Z">
        <w:r w:rsidRPr="00915704">
          <w:rPr>
            <w:sz w:val="22"/>
            <w:szCs w:val="22"/>
          </w:rPr>
          <w:t xml:space="preserve">Keep </w:t>
        </w:r>
        <w:del w:id="247" w:author="Cherie Markley" w:date="2025-12-18T16:53:00Z" w16du:dateUtc="2025-12-18T22:53:00Z">
          <w:r w:rsidRPr="00915704" w:rsidDel="00DB425F">
            <w:rPr>
              <w:sz w:val="22"/>
              <w:szCs w:val="22"/>
            </w:rPr>
            <w:delText>the App</w:delText>
          </w:r>
        </w:del>
      </w:moveTo>
      <w:ins w:id="248" w:author="Cherie Markley" w:date="2025-12-18T16:53:00Z" w16du:dateUtc="2025-12-18T22:53:00Z">
        <w:r w:rsidR="00DB425F">
          <w:rPr>
            <w:sz w:val="22"/>
            <w:szCs w:val="22"/>
          </w:rPr>
          <w:t>SpeakEQ</w:t>
        </w:r>
      </w:ins>
      <w:moveTo w:id="249" w:author="Cherie Markley" w:date="2025-12-16T17:00:00Z" w16du:dateUtc="2025-12-16T23:00:00Z">
        <w:r w:rsidRPr="00915704">
          <w:rPr>
            <w:sz w:val="22"/>
            <w:szCs w:val="22"/>
          </w:rPr>
          <w:t xml:space="preserve"> secure </w:t>
        </w:r>
        <w:del w:id="250" w:author="Cherie Markley" w:date="2025-12-16T17:14:00Z" w16du:dateUtc="2025-12-16T23:14:00Z">
          <w:r w:rsidRPr="00915704" w:rsidDel="00361279">
            <w:rPr>
              <w:sz w:val="22"/>
              <w:szCs w:val="22"/>
            </w:rPr>
            <w:delText>and don't share your</w:delText>
          </w:r>
        </w:del>
      </w:moveTo>
      <w:ins w:id="251" w:author="Cherie Markley" w:date="2025-12-16T17:14:00Z" w16du:dateUtc="2025-12-16T23:14:00Z">
        <w:r w:rsidR="00361279" w:rsidRPr="00915704">
          <w:rPr>
            <w:sz w:val="22"/>
            <w:szCs w:val="22"/>
          </w:rPr>
          <w:t>by not sharing</w:t>
        </w:r>
      </w:ins>
      <w:moveTo w:id="252" w:author="Cherie Markley" w:date="2025-12-16T17:00:00Z" w16du:dateUtc="2025-12-16T23:00:00Z">
        <w:r w:rsidRPr="00915704">
          <w:rPr>
            <w:sz w:val="22"/>
            <w:szCs w:val="22"/>
          </w:rPr>
          <w:t xml:space="preserve"> login</w:t>
        </w:r>
      </w:moveTo>
      <w:ins w:id="253" w:author="Cherie Markley" w:date="2025-12-16T17:14:00Z" w16du:dateUtc="2025-12-16T23:14:00Z">
        <w:r w:rsidR="00361279" w:rsidRPr="00915704">
          <w:rPr>
            <w:sz w:val="22"/>
            <w:szCs w:val="22"/>
          </w:rPr>
          <w:t xml:space="preserve"> information</w:t>
        </w:r>
      </w:ins>
      <w:moveTo w:id="254" w:author="Cherie Markley" w:date="2025-12-16T17:00:00Z" w16du:dateUtc="2025-12-16T23:00:00Z">
        <w:r w:rsidRPr="00915704">
          <w:rPr>
            <w:sz w:val="22"/>
            <w:szCs w:val="22"/>
          </w:rPr>
          <w:t xml:space="preserve"> with others</w:t>
        </w:r>
      </w:moveTo>
    </w:p>
    <w:p w14:paraId="22324C9E" w14:textId="77777777" w:rsidR="0099462D" w:rsidRPr="00915704" w:rsidRDefault="0099462D" w:rsidP="0099462D">
      <w:pPr>
        <w:spacing w:after="0"/>
        <w:ind w:firstLine="720"/>
        <w:rPr>
          <w:ins w:id="255" w:author="Cherie Markley" w:date="2025-12-16T17:02:00Z" w16du:dateUtc="2025-12-16T23:02:00Z"/>
          <w:sz w:val="22"/>
          <w:szCs w:val="22"/>
        </w:rPr>
      </w:pPr>
    </w:p>
    <w:p w14:paraId="2324A2A0" w14:textId="618407D8" w:rsidR="003F7E6A" w:rsidRPr="00915704" w:rsidRDefault="003F7E6A">
      <w:pPr>
        <w:spacing w:after="0"/>
        <w:ind w:left="360"/>
        <w:rPr>
          <w:ins w:id="256" w:author="Cherie Markley" w:date="2025-12-16T18:58:00Z" w16du:dateUtc="2025-12-17T00:58:00Z"/>
          <w:sz w:val="22"/>
          <w:szCs w:val="22"/>
        </w:rPr>
        <w:pPrChange w:id="257" w:author="Cherie Markley" w:date="2025-12-16T20:40:00Z" w16du:dateUtc="2025-12-17T02:40:00Z">
          <w:pPr>
            <w:spacing w:after="0"/>
            <w:ind w:left="720"/>
          </w:pPr>
        </w:pPrChange>
      </w:pPr>
      <w:ins w:id="258" w:author="Cherie Markley" w:date="2025-12-16T18:56:00Z" w16du:dateUtc="2025-12-17T00:56:00Z">
        <w:r w:rsidRPr="00915704">
          <w:rPr>
            <w:sz w:val="22"/>
            <w:szCs w:val="22"/>
          </w:rPr>
          <w:t xml:space="preserve">The User is granted a non-exclusive, non-transferable, revocable license to access and use </w:t>
        </w:r>
      </w:ins>
      <w:ins w:id="259" w:author="Cherie Markley" w:date="2025-12-18T16:53:00Z" w16du:dateUtc="2025-12-18T22:53:00Z">
        <w:r w:rsidR="00DB425F">
          <w:rPr>
            <w:sz w:val="22"/>
            <w:szCs w:val="22"/>
          </w:rPr>
          <w:t>SpeakEQ</w:t>
        </w:r>
      </w:ins>
      <w:ins w:id="260" w:author="Cherie Markley" w:date="2025-12-16T18:56:00Z" w16du:dateUtc="2025-12-17T00:56:00Z">
        <w:r w:rsidRPr="00915704">
          <w:rPr>
            <w:sz w:val="22"/>
            <w:szCs w:val="22"/>
          </w:rPr>
          <w:t xml:space="preserve"> strictly in accordance with these Terms. The User warrants </w:t>
        </w:r>
      </w:ins>
      <w:ins w:id="261" w:author="Cherie Markley" w:date="2025-12-16T18:57:00Z" w16du:dateUtc="2025-12-17T00:57:00Z">
        <w:r w:rsidRPr="00915704">
          <w:rPr>
            <w:sz w:val="22"/>
            <w:szCs w:val="22"/>
          </w:rPr>
          <w:t xml:space="preserve">that </w:t>
        </w:r>
      </w:ins>
      <w:ins w:id="262" w:author="Cherie Markley" w:date="2025-12-18T16:53:00Z" w16du:dateUtc="2025-12-18T22:53:00Z">
        <w:r w:rsidR="00DB425F">
          <w:rPr>
            <w:sz w:val="22"/>
            <w:szCs w:val="22"/>
          </w:rPr>
          <w:t>SpeakEQ</w:t>
        </w:r>
      </w:ins>
      <w:ins w:id="263" w:author="Cherie Markley" w:date="2025-12-16T18:57:00Z" w16du:dateUtc="2025-12-17T00:57:00Z">
        <w:r w:rsidRPr="00915704">
          <w:rPr>
            <w:sz w:val="22"/>
            <w:szCs w:val="22"/>
          </w:rPr>
          <w:t xml:space="preserve"> will not be used for any purpose that is unlawful or prohibited by these terms. </w:t>
        </w:r>
      </w:ins>
    </w:p>
    <w:p w14:paraId="254B29AB" w14:textId="77777777" w:rsidR="003F7E6A" w:rsidRPr="00915704" w:rsidRDefault="003F7E6A" w:rsidP="003F7E6A">
      <w:pPr>
        <w:spacing w:after="0"/>
        <w:ind w:left="720"/>
        <w:rPr>
          <w:ins w:id="264" w:author="Cherie Markley" w:date="2025-12-16T18:58:00Z" w16du:dateUtc="2025-12-17T00:58:00Z"/>
          <w:sz w:val="22"/>
          <w:szCs w:val="22"/>
        </w:rPr>
      </w:pPr>
    </w:p>
    <w:p w14:paraId="75991406" w14:textId="77777777" w:rsidR="006C5C3D" w:rsidRPr="00915704" w:rsidRDefault="006C5C3D" w:rsidP="003F7E6A">
      <w:pPr>
        <w:spacing w:after="0"/>
        <w:ind w:left="720"/>
        <w:rPr>
          <w:ins w:id="265" w:author="Cherie Markley" w:date="2025-12-16T19:02:00Z" w16du:dateUtc="2025-12-17T01:02:00Z"/>
          <w:sz w:val="22"/>
          <w:szCs w:val="22"/>
        </w:rPr>
      </w:pPr>
    </w:p>
    <w:p w14:paraId="37462016" w14:textId="77777777" w:rsidR="006C5C3D" w:rsidRPr="00915704" w:rsidRDefault="006C5C3D" w:rsidP="003F7E6A">
      <w:pPr>
        <w:spacing w:after="0"/>
        <w:ind w:left="720"/>
        <w:rPr>
          <w:ins w:id="266" w:author="Cherie Markley" w:date="2025-12-16T19:02:00Z" w16du:dateUtc="2025-12-17T01:02:00Z"/>
          <w:sz w:val="22"/>
          <w:szCs w:val="22"/>
        </w:rPr>
      </w:pPr>
    </w:p>
    <w:p w14:paraId="6D66EE45" w14:textId="77777777" w:rsidR="006C5C3D" w:rsidRPr="00915704" w:rsidRDefault="006C5C3D" w:rsidP="003F7E6A">
      <w:pPr>
        <w:spacing w:after="0"/>
        <w:ind w:left="720"/>
        <w:rPr>
          <w:ins w:id="267" w:author="Cherie Markley" w:date="2025-12-16T19:02:00Z" w16du:dateUtc="2025-12-17T01:02:00Z"/>
          <w:sz w:val="22"/>
          <w:szCs w:val="22"/>
        </w:rPr>
      </w:pPr>
    </w:p>
    <w:p w14:paraId="4677C66D" w14:textId="5837BD53" w:rsidR="0099462D" w:rsidRPr="00915704" w:rsidRDefault="0099462D">
      <w:pPr>
        <w:spacing w:after="0"/>
        <w:ind w:firstLine="360"/>
        <w:rPr>
          <w:moveTo w:id="268" w:author="Cherie Markley" w:date="2025-12-16T17:00:00Z" w16du:dateUtc="2025-12-16T23:00:00Z"/>
          <w:sz w:val="22"/>
          <w:szCs w:val="22"/>
        </w:rPr>
        <w:pPrChange w:id="269" w:author="Cherie Markley" w:date="2025-12-16T20:39:00Z" w16du:dateUtc="2025-12-17T02:39:00Z">
          <w:pPr>
            <w:spacing w:after="0"/>
          </w:pPr>
        </w:pPrChange>
      </w:pPr>
      <w:moveTo w:id="270" w:author="Cherie Markley" w:date="2025-12-16T17:00:00Z" w16du:dateUtc="2025-12-16T23:00:00Z">
        <w:del w:id="271" w:author="Cherie Markley" w:date="2025-12-16T17:01:00Z" w16du:dateUtc="2025-12-16T23:01:00Z">
          <w:r w:rsidRPr="00915704" w:rsidDel="0099462D">
            <w:rPr>
              <w:sz w:val="22"/>
              <w:szCs w:val="22"/>
            </w:rPr>
            <w:delText>Please don't</w:delText>
          </w:r>
        </w:del>
      </w:moveTo>
      <w:ins w:id="272" w:author="Cherie Markley" w:date="2025-12-16T18:57:00Z" w16du:dateUtc="2025-12-17T00:57:00Z">
        <w:r w:rsidR="003F7E6A" w:rsidRPr="00915704">
          <w:rPr>
            <w:sz w:val="22"/>
            <w:szCs w:val="22"/>
          </w:rPr>
          <w:t>In addition, t</w:t>
        </w:r>
      </w:ins>
      <w:ins w:id="273" w:author="Cherie Markley" w:date="2025-12-16T17:01:00Z" w16du:dateUtc="2025-12-16T23:01:00Z">
        <w:r w:rsidRPr="00915704">
          <w:rPr>
            <w:sz w:val="22"/>
            <w:szCs w:val="22"/>
          </w:rPr>
          <w:t>he User must not</w:t>
        </w:r>
      </w:ins>
      <w:moveTo w:id="274" w:author="Cherie Markley" w:date="2025-12-16T17:00:00Z" w16du:dateUtc="2025-12-16T23:00:00Z">
        <w:r w:rsidRPr="00915704">
          <w:rPr>
            <w:sz w:val="22"/>
            <w:szCs w:val="22"/>
          </w:rPr>
          <w:t>:</w:t>
        </w:r>
      </w:moveTo>
    </w:p>
    <w:p w14:paraId="7C04181D" w14:textId="1AFEF8DF" w:rsidR="0099462D" w:rsidRPr="00915704" w:rsidRDefault="0099462D" w:rsidP="0099462D">
      <w:pPr>
        <w:numPr>
          <w:ilvl w:val="0"/>
          <w:numId w:val="3"/>
        </w:numPr>
        <w:spacing w:after="0"/>
        <w:rPr>
          <w:moveTo w:id="275" w:author="Cherie Markley" w:date="2025-12-16T17:00:00Z" w16du:dateUtc="2025-12-16T23:00:00Z"/>
          <w:sz w:val="22"/>
          <w:szCs w:val="22"/>
        </w:rPr>
      </w:pPr>
      <w:moveTo w:id="276" w:author="Cherie Markley" w:date="2025-12-16T17:00:00Z" w16du:dateUtc="2025-12-16T23:00:00Z">
        <w:r w:rsidRPr="00915704">
          <w:rPr>
            <w:sz w:val="22"/>
            <w:szCs w:val="22"/>
          </w:rPr>
          <w:t xml:space="preserve">Try to hack, break, or interfere with </w:t>
        </w:r>
        <w:del w:id="277" w:author="Cherie Markley" w:date="2025-12-18T16:54:00Z" w16du:dateUtc="2025-12-18T22:54:00Z">
          <w:r w:rsidRPr="00915704" w:rsidDel="00DB425F">
            <w:rPr>
              <w:sz w:val="22"/>
              <w:szCs w:val="22"/>
            </w:rPr>
            <w:delText>the App</w:delText>
          </w:r>
        </w:del>
      </w:moveTo>
      <w:ins w:id="278" w:author="Cherie Markley" w:date="2025-12-18T16:54:00Z" w16du:dateUtc="2025-12-18T22:54:00Z">
        <w:r w:rsidR="00DB425F">
          <w:rPr>
            <w:sz w:val="22"/>
            <w:szCs w:val="22"/>
          </w:rPr>
          <w:t>SpeakEQ</w:t>
        </w:r>
      </w:ins>
    </w:p>
    <w:p w14:paraId="441E0C8B" w14:textId="77777777" w:rsidR="0099462D" w:rsidRPr="00915704" w:rsidRDefault="0099462D" w:rsidP="0099462D">
      <w:pPr>
        <w:numPr>
          <w:ilvl w:val="0"/>
          <w:numId w:val="3"/>
        </w:numPr>
        <w:spacing w:after="0"/>
        <w:rPr>
          <w:moveTo w:id="279" w:author="Cherie Markley" w:date="2025-12-16T17:00:00Z" w16du:dateUtc="2025-12-16T23:00:00Z"/>
          <w:sz w:val="22"/>
          <w:szCs w:val="22"/>
        </w:rPr>
      </w:pPr>
      <w:moveTo w:id="280" w:author="Cherie Markley" w:date="2025-12-16T17:00:00Z" w16du:dateUtc="2025-12-16T23:00:00Z">
        <w:r w:rsidRPr="00915704">
          <w:rPr>
            <w:sz w:val="22"/>
            <w:szCs w:val="22"/>
          </w:rPr>
          <w:t>Upload harmful files or malicious content</w:t>
        </w:r>
      </w:moveTo>
    </w:p>
    <w:p w14:paraId="4FD3FBA6" w14:textId="6E0A78C4" w:rsidR="0099462D" w:rsidRPr="00915704" w:rsidDel="003F7E6A" w:rsidRDefault="0099462D" w:rsidP="0099462D">
      <w:pPr>
        <w:numPr>
          <w:ilvl w:val="0"/>
          <w:numId w:val="3"/>
        </w:numPr>
        <w:spacing w:after="0"/>
        <w:rPr>
          <w:del w:id="281" w:author="Cherie Markley" w:date="2025-12-16T18:58:00Z" w16du:dateUtc="2025-12-17T00:58:00Z"/>
          <w:moveTo w:id="282" w:author="Cherie Markley" w:date="2025-12-16T17:00:00Z" w16du:dateUtc="2025-12-16T23:00:00Z"/>
          <w:sz w:val="22"/>
          <w:szCs w:val="22"/>
        </w:rPr>
      </w:pPr>
      <w:moveTo w:id="283" w:author="Cherie Markley" w:date="2025-12-16T17:00:00Z" w16du:dateUtc="2025-12-16T23:00:00Z">
        <w:del w:id="284" w:author="Cherie Markley" w:date="2025-12-16T18:58:00Z" w16du:dateUtc="2025-12-17T00:58:00Z">
          <w:r w:rsidRPr="00915704" w:rsidDel="003F7E6A">
            <w:rPr>
              <w:sz w:val="22"/>
              <w:szCs w:val="22"/>
            </w:rPr>
            <w:delText>Use the App for anything illegal or to harm others</w:delText>
          </w:r>
        </w:del>
      </w:moveTo>
    </w:p>
    <w:p w14:paraId="1269F044" w14:textId="0F0F2190" w:rsidR="0099462D" w:rsidRPr="00915704" w:rsidDel="00361279" w:rsidRDefault="0099462D" w:rsidP="00361279">
      <w:pPr>
        <w:numPr>
          <w:ilvl w:val="0"/>
          <w:numId w:val="3"/>
        </w:numPr>
        <w:spacing w:after="0"/>
        <w:rPr>
          <w:del w:id="285" w:author="Cherie Markley" w:date="2025-12-16T17:13:00Z" w16du:dateUtc="2025-12-16T23:13:00Z"/>
          <w:sz w:val="22"/>
          <w:szCs w:val="22"/>
        </w:rPr>
      </w:pPr>
      <w:moveTo w:id="286" w:author="Cherie Markley" w:date="2025-12-16T17:00:00Z" w16du:dateUtc="2025-12-16T23:00:00Z">
        <w:r w:rsidRPr="00915704">
          <w:rPr>
            <w:sz w:val="22"/>
            <w:szCs w:val="22"/>
          </w:rPr>
          <w:t xml:space="preserve">Copy or reverse engineer </w:t>
        </w:r>
        <w:del w:id="287" w:author="Cherie Markley" w:date="2025-12-16T18:55:00Z" w16du:dateUtc="2025-12-17T00:55:00Z">
          <w:r w:rsidRPr="00915704" w:rsidDel="003F7E6A">
            <w:rPr>
              <w:sz w:val="22"/>
              <w:szCs w:val="22"/>
            </w:rPr>
            <w:delText>our</w:delText>
          </w:r>
        </w:del>
      </w:moveTo>
      <w:ins w:id="288" w:author="Cherie Markley" w:date="2025-12-18T16:54:00Z" w16du:dateUtc="2025-12-18T22:54:00Z">
        <w:r w:rsidR="00DB425F">
          <w:rPr>
            <w:sz w:val="22"/>
            <w:szCs w:val="22"/>
          </w:rPr>
          <w:t>SpeakEQ’s</w:t>
        </w:r>
      </w:ins>
      <w:moveTo w:id="289" w:author="Cherie Markley" w:date="2025-12-16T17:00:00Z" w16du:dateUtc="2025-12-16T23:00:00Z">
        <w:r w:rsidRPr="00915704">
          <w:rPr>
            <w:sz w:val="22"/>
            <w:szCs w:val="22"/>
          </w:rPr>
          <w:t xml:space="preserve"> technology</w:t>
        </w:r>
      </w:moveTo>
    </w:p>
    <w:p w14:paraId="4783D78B" w14:textId="77777777" w:rsidR="00361279" w:rsidRPr="00915704" w:rsidRDefault="00361279" w:rsidP="0099462D">
      <w:pPr>
        <w:numPr>
          <w:ilvl w:val="0"/>
          <w:numId w:val="3"/>
        </w:numPr>
        <w:spacing w:after="0"/>
        <w:rPr>
          <w:ins w:id="290" w:author="Cherie Markley" w:date="2025-12-16T17:13:00Z" w16du:dateUtc="2025-12-16T23:13:00Z"/>
          <w:moveTo w:id="291" w:author="Cherie Markley" w:date="2025-12-16T17:00:00Z" w16du:dateUtc="2025-12-16T23:00:00Z"/>
          <w:sz w:val="22"/>
          <w:szCs w:val="22"/>
        </w:rPr>
      </w:pPr>
    </w:p>
    <w:p w14:paraId="76874FB6" w14:textId="053315D5" w:rsidR="0099462D" w:rsidRPr="00915704" w:rsidRDefault="0099462D" w:rsidP="00361279">
      <w:pPr>
        <w:numPr>
          <w:ilvl w:val="0"/>
          <w:numId w:val="3"/>
        </w:numPr>
        <w:spacing w:after="0"/>
        <w:rPr>
          <w:ins w:id="292" w:author="Cherie Markley" w:date="2025-12-16T18:59:00Z" w16du:dateUtc="2025-12-17T00:59:00Z"/>
          <w:sz w:val="22"/>
          <w:szCs w:val="22"/>
        </w:rPr>
      </w:pPr>
      <w:moveTo w:id="293" w:author="Cherie Markley" w:date="2025-12-16T17:00:00Z" w16du:dateUtc="2025-12-16T23:00:00Z">
        <w:r w:rsidRPr="00915704">
          <w:rPr>
            <w:sz w:val="22"/>
            <w:szCs w:val="22"/>
            <w:rPrChange w:id="294" w:author="Cherie Markley" w:date="2025-12-16T20:47:00Z" w16du:dateUtc="2025-12-17T02:47:00Z">
              <w:rPr/>
            </w:rPrChange>
          </w:rPr>
          <w:t>Record anyone without their knowledge where consent is legally required</w:t>
        </w:r>
      </w:moveTo>
      <w:moveToRangeEnd w:id="203"/>
    </w:p>
    <w:p w14:paraId="057B36A1" w14:textId="4CFDD068" w:rsidR="003F7E6A" w:rsidRPr="00915704" w:rsidRDefault="003F7E6A" w:rsidP="00361279">
      <w:pPr>
        <w:numPr>
          <w:ilvl w:val="0"/>
          <w:numId w:val="3"/>
        </w:numPr>
        <w:spacing w:after="0"/>
        <w:rPr>
          <w:ins w:id="295" w:author="Cherie Markley" w:date="2025-12-16T19:00:00Z" w16du:dateUtc="2025-12-17T01:00:00Z"/>
          <w:sz w:val="22"/>
          <w:szCs w:val="22"/>
        </w:rPr>
      </w:pPr>
      <w:ins w:id="296" w:author="Cherie Markley" w:date="2025-12-16T18:59:00Z" w16du:dateUtc="2025-12-17T00:59:00Z">
        <w:r w:rsidRPr="00915704">
          <w:rPr>
            <w:sz w:val="22"/>
            <w:szCs w:val="22"/>
          </w:rPr>
          <w:t xml:space="preserve">Use </w:t>
        </w:r>
      </w:ins>
      <w:ins w:id="297" w:author="Cherie Markley" w:date="2025-12-18T16:54:00Z" w16du:dateUtc="2025-12-18T22:54:00Z">
        <w:r w:rsidR="00DB425F">
          <w:rPr>
            <w:sz w:val="22"/>
            <w:szCs w:val="22"/>
          </w:rPr>
          <w:t>SpeakEQ</w:t>
        </w:r>
      </w:ins>
      <w:ins w:id="298" w:author="Cherie Markley" w:date="2025-12-16T18:59:00Z" w16du:dateUtc="2025-12-17T00:59:00Z">
        <w:r w:rsidRPr="00915704">
          <w:rPr>
            <w:sz w:val="22"/>
            <w:szCs w:val="22"/>
          </w:rPr>
          <w:t xml:space="preserve"> in any manner which could damage, disable, overburden, or impair </w:t>
        </w:r>
      </w:ins>
      <w:ins w:id="299" w:author="Cherie Markley" w:date="2025-12-18T16:54:00Z" w16du:dateUtc="2025-12-18T22:54:00Z">
        <w:r w:rsidR="00DB425F">
          <w:rPr>
            <w:sz w:val="22"/>
            <w:szCs w:val="22"/>
          </w:rPr>
          <w:t>SpeakEQ</w:t>
        </w:r>
      </w:ins>
      <w:ins w:id="300" w:author="Cherie Markley" w:date="2025-12-16T18:59:00Z" w16du:dateUtc="2025-12-17T00:59:00Z">
        <w:r w:rsidRPr="00915704">
          <w:rPr>
            <w:sz w:val="22"/>
            <w:szCs w:val="22"/>
          </w:rPr>
          <w:t xml:space="preserve"> or interfere with any other party’s use </w:t>
        </w:r>
      </w:ins>
      <w:ins w:id="301" w:author="Cherie Markley" w:date="2025-12-16T19:00:00Z" w16du:dateUtc="2025-12-17T01:00:00Z">
        <w:r w:rsidRPr="00915704">
          <w:rPr>
            <w:sz w:val="22"/>
            <w:szCs w:val="22"/>
          </w:rPr>
          <w:t xml:space="preserve">and enjoyment of </w:t>
        </w:r>
      </w:ins>
      <w:ins w:id="302" w:author="Cherie Markley" w:date="2025-12-18T16:54:00Z" w16du:dateUtc="2025-12-18T22:54:00Z">
        <w:r w:rsidR="00DB425F">
          <w:rPr>
            <w:sz w:val="22"/>
            <w:szCs w:val="22"/>
          </w:rPr>
          <w:t>SpeakEQ</w:t>
        </w:r>
      </w:ins>
    </w:p>
    <w:p w14:paraId="21C541B1" w14:textId="40FC9279" w:rsidR="006C5C3D" w:rsidRPr="00915704" w:rsidRDefault="006C5C3D" w:rsidP="00361279">
      <w:pPr>
        <w:numPr>
          <w:ilvl w:val="0"/>
          <w:numId w:val="3"/>
        </w:numPr>
        <w:spacing w:after="0"/>
        <w:rPr>
          <w:ins w:id="303" w:author="Cherie Markley" w:date="2025-12-16T20:12:00Z" w16du:dateUtc="2025-12-17T02:12:00Z"/>
          <w:sz w:val="22"/>
          <w:szCs w:val="22"/>
        </w:rPr>
      </w:pPr>
      <w:ins w:id="304" w:author="Cherie Markley" w:date="2025-12-16T19:00:00Z" w16du:dateUtc="2025-12-17T01:00:00Z">
        <w:r w:rsidRPr="00915704">
          <w:rPr>
            <w:sz w:val="22"/>
            <w:szCs w:val="22"/>
          </w:rPr>
          <w:t>Obtain or attempt to obtain any materials or information through any means not intentionally mad</w:t>
        </w:r>
      </w:ins>
      <w:ins w:id="305" w:author="Cherie Markley" w:date="2025-12-16T19:01:00Z" w16du:dateUtc="2025-12-17T01:01:00Z">
        <w:r w:rsidRPr="00915704">
          <w:rPr>
            <w:sz w:val="22"/>
            <w:szCs w:val="22"/>
          </w:rPr>
          <w:t xml:space="preserve">e available or provided for through </w:t>
        </w:r>
      </w:ins>
      <w:ins w:id="306" w:author="Cherie Markley" w:date="2025-12-18T17:02:00Z" w16du:dateUtc="2025-12-18T23:02:00Z">
        <w:r w:rsidR="00E212E2">
          <w:rPr>
            <w:sz w:val="22"/>
            <w:szCs w:val="22"/>
          </w:rPr>
          <w:t>SpeakEQ</w:t>
        </w:r>
      </w:ins>
    </w:p>
    <w:p w14:paraId="6CC4FCEC" w14:textId="77777777" w:rsidR="00993FD3" w:rsidRPr="00915704" w:rsidRDefault="00993FD3" w:rsidP="00993FD3">
      <w:pPr>
        <w:spacing w:after="0"/>
        <w:rPr>
          <w:ins w:id="307" w:author="Cherie Markley" w:date="2025-12-16T20:13:00Z" w16du:dateUtc="2025-12-17T02:13:00Z"/>
          <w:sz w:val="22"/>
          <w:szCs w:val="22"/>
        </w:rPr>
      </w:pPr>
    </w:p>
    <w:p w14:paraId="6A564404" w14:textId="68BE1CA1" w:rsidR="00C86341" w:rsidRPr="00915704" w:rsidRDefault="00C86341" w:rsidP="00993FD3">
      <w:pPr>
        <w:pStyle w:val="ListParagraph"/>
        <w:numPr>
          <w:ilvl w:val="0"/>
          <w:numId w:val="6"/>
        </w:numPr>
        <w:spacing w:after="0"/>
        <w:rPr>
          <w:ins w:id="308" w:author="Cherie Markley" w:date="2025-12-16T20:36:00Z" w16du:dateUtc="2025-12-17T02:36:00Z"/>
          <w:sz w:val="22"/>
          <w:szCs w:val="22"/>
        </w:rPr>
      </w:pPr>
      <w:ins w:id="309" w:author="Cherie Markley" w:date="2025-12-16T20:35:00Z" w16du:dateUtc="2025-12-17T02:35:00Z">
        <w:r w:rsidRPr="00915704">
          <w:rPr>
            <w:b/>
            <w:bCs/>
            <w:sz w:val="22"/>
            <w:szCs w:val="22"/>
          </w:rPr>
          <w:t xml:space="preserve">Electronic Communications. </w:t>
        </w:r>
      </w:ins>
      <w:ins w:id="310" w:author="Cherie Markley" w:date="2025-12-16T20:37:00Z" w16du:dateUtc="2025-12-17T02:37:00Z">
        <w:r w:rsidRPr="00915704">
          <w:rPr>
            <w:sz w:val="22"/>
            <w:szCs w:val="22"/>
          </w:rPr>
          <w:t xml:space="preserve">Using </w:t>
        </w:r>
      </w:ins>
      <w:ins w:id="311" w:author="Cherie Markley" w:date="2025-12-18T17:02:00Z" w16du:dateUtc="2025-12-18T23:02:00Z">
        <w:r w:rsidR="00E212E2">
          <w:rPr>
            <w:sz w:val="22"/>
            <w:szCs w:val="22"/>
          </w:rPr>
          <w:t>SpeakEQ</w:t>
        </w:r>
      </w:ins>
      <w:ins w:id="312" w:author="Cherie Markley" w:date="2025-12-16T20:36:00Z" w16du:dateUtc="2025-12-17T02:36:00Z">
        <w:r w:rsidRPr="00915704">
          <w:rPr>
            <w:sz w:val="22"/>
            <w:szCs w:val="22"/>
            <w:rPrChange w:id="313" w:author="Cherie Markley" w:date="2025-12-16T20:47:00Z" w16du:dateUtc="2025-12-17T02:47:00Z">
              <w:rPr/>
            </w:rPrChange>
          </w:rPr>
          <w:t xml:space="preserve"> or sending </w:t>
        </w:r>
      </w:ins>
      <w:ins w:id="314" w:author="Cherie Markley" w:date="2025-12-18T16:36:00Z" w16du:dateUtc="2025-12-18T22:36:00Z">
        <w:r w:rsidR="000333B9">
          <w:rPr>
            <w:sz w:val="22"/>
            <w:szCs w:val="22"/>
          </w:rPr>
          <w:t xml:space="preserve">customer support </w:t>
        </w:r>
      </w:ins>
      <w:ins w:id="315" w:author="Cherie Markley" w:date="2025-12-16T20:36:00Z" w16du:dateUtc="2025-12-17T02:36:00Z">
        <w:r w:rsidRPr="00915704">
          <w:rPr>
            <w:sz w:val="22"/>
            <w:szCs w:val="22"/>
            <w:rPrChange w:id="316" w:author="Cherie Markley" w:date="2025-12-16T20:47:00Z" w16du:dateUtc="2025-12-17T02:47:00Z">
              <w:rPr/>
            </w:rPrChange>
          </w:rPr>
          <w:t xml:space="preserve">emails constitutes electronic communications. The User consents to receive electronic communications and agrees that all agreements, notices, disclosures and other communications that </w:t>
        </w:r>
      </w:ins>
      <w:ins w:id="317" w:author="Cherie Markley" w:date="2025-12-18T17:02:00Z" w16du:dateUtc="2025-12-18T23:02:00Z">
        <w:r w:rsidR="00E212E2">
          <w:rPr>
            <w:sz w:val="22"/>
            <w:szCs w:val="22"/>
          </w:rPr>
          <w:t>SpeakEQ</w:t>
        </w:r>
      </w:ins>
      <w:ins w:id="318" w:author="Cherie Markley" w:date="2025-12-16T20:36:00Z" w16du:dateUtc="2025-12-17T02:36:00Z">
        <w:r w:rsidRPr="00915704">
          <w:rPr>
            <w:sz w:val="22"/>
            <w:szCs w:val="22"/>
            <w:rPrChange w:id="319" w:author="Cherie Markley" w:date="2025-12-16T20:47:00Z" w16du:dateUtc="2025-12-17T02:47:00Z">
              <w:rPr/>
            </w:rPrChange>
          </w:rPr>
          <w:t xml:space="preserve"> provides to the User electronically, via email and on </w:t>
        </w:r>
      </w:ins>
      <w:ins w:id="320" w:author="Cherie Markley" w:date="2025-12-18T17:02:00Z" w16du:dateUtc="2025-12-18T23:02:00Z">
        <w:r w:rsidR="00E212E2">
          <w:rPr>
            <w:sz w:val="22"/>
            <w:szCs w:val="22"/>
          </w:rPr>
          <w:t>SpeakEQ</w:t>
        </w:r>
      </w:ins>
      <w:ins w:id="321" w:author="Cherie Markley" w:date="2025-12-16T20:36:00Z" w16du:dateUtc="2025-12-17T02:36:00Z">
        <w:r w:rsidRPr="00915704">
          <w:rPr>
            <w:sz w:val="22"/>
            <w:szCs w:val="22"/>
            <w:rPrChange w:id="322" w:author="Cherie Markley" w:date="2025-12-16T20:47:00Z" w16du:dateUtc="2025-12-17T02:47:00Z">
              <w:rPr/>
            </w:rPrChange>
          </w:rPr>
          <w:t>, satisfy any legal requirement that such communications be in writing.</w:t>
        </w:r>
      </w:ins>
    </w:p>
    <w:p w14:paraId="1C792207" w14:textId="4726E814" w:rsidR="00993FD3" w:rsidRPr="00915704" w:rsidDel="00C86341" w:rsidRDefault="00993FD3">
      <w:pPr>
        <w:pStyle w:val="ListParagraph"/>
        <w:numPr>
          <w:ilvl w:val="0"/>
          <w:numId w:val="6"/>
        </w:numPr>
        <w:spacing w:after="0"/>
        <w:rPr>
          <w:del w:id="323" w:author="Cherie Markley" w:date="2025-12-16T20:37:00Z" w16du:dateUtc="2025-12-17T02:37:00Z"/>
          <w:moveTo w:id="324" w:author="Cherie Markley" w:date="2025-12-16T20:13:00Z" w16du:dateUtc="2025-12-17T02:13:00Z"/>
          <w:b/>
          <w:bCs/>
          <w:sz w:val="22"/>
          <w:szCs w:val="22"/>
          <w:rPrChange w:id="325" w:author="Cherie Markley" w:date="2025-12-16T20:47:00Z" w16du:dateUtc="2025-12-17T02:47:00Z">
            <w:rPr>
              <w:del w:id="326" w:author="Cherie Markley" w:date="2025-12-16T20:37:00Z" w16du:dateUtc="2025-12-17T02:37:00Z"/>
              <w:moveTo w:id="327" w:author="Cherie Markley" w:date="2025-12-16T20:13:00Z" w16du:dateUtc="2025-12-17T02:13:00Z"/>
            </w:rPr>
          </w:rPrChange>
        </w:rPr>
        <w:pPrChange w:id="328" w:author="Cherie Markley" w:date="2025-12-16T20:14:00Z" w16du:dateUtc="2025-12-17T02:14:00Z">
          <w:pPr>
            <w:spacing w:after="0"/>
          </w:pPr>
        </w:pPrChange>
      </w:pPr>
      <w:moveToRangeStart w:id="329" w:author="Cherie Markley" w:date="2025-12-16T20:13:00Z" w:name="move216808441"/>
      <w:moveTo w:id="330" w:author="Cherie Markley" w:date="2025-12-16T20:13:00Z" w16du:dateUtc="2025-12-17T02:13:00Z">
        <w:del w:id="331" w:author="Cherie Markley" w:date="2025-12-16T20:14:00Z" w16du:dateUtc="2025-12-17T02:14:00Z">
          <w:r w:rsidRPr="00915704" w:rsidDel="00993FD3">
            <w:rPr>
              <w:b/>
              <w:bCs/>
              <w:sz w:val="22"/>
              <w:szCs w:val="22"/>
              <w:rPrChange w:id="332" w:author="Cherie Markley" w:date="2025-12-16T20:47:00Z" w16du:dateUtc="2025-12-17T02:47:00Z">
                <w:rPr/>
              </w:rPrChange>
            </w:rPr>
            <w:delText>10. Ending Your Account</w:delText>
          </w:r>
        </w:del>
      </w:moveTo>
    </w:p>
    <w:p w14:paraId="6E1B35BD" w14:textId="4DBDFA46" w:rsidR="00993FD3" w:rsidRPr="00915704" w:rsidDel="00C86341" w:rsidRDefault="00993FD3">
      <w:pPr>
        <w:spacing w:after="0"/>
        <w:ind w:left="360"/>
        <w:rPr>
          <w:del w:id="333" w:author="Cherie Markley" w:date="2025-12-16T20:37:00Z" w16du:dateUtc="2025-12-17T02:37:00Z"/>
          <w:moveTo w:id="334" w:author="Cherie Markley" w:date="2025-12-16T20:13:00Z" w16du:dateUtc="2025-12-17T02:13:00Z"/>
          <w:sz w:val="22"/>
          <w:szCs w:val="22"/>
        </w:rPr>
        <w:pPrChange w:id="335" w:author="Cherie Markley" w:date="2025-12-16T20:14:00Z" w16du:dateUtc="2025-12-17T02:14:00Z">
          <w:pPr>
            <w:spacing w:after="0"/>
          </w:pPr>
        </w:pPrChange>
      </w:pPr>
      <w:moveTo w:id="336" w:author="Cherie Markley" w:date="2025-12-16T20:13:00Z" w16du:dateUtc="2025-12-17T02:13:00Z">
        <w:del w:id="337" w:author="Cherie Markley" w:date="2025-12-16T20:14:00Z" w16du:dateUtc="2025-12-17T02:14:00Z">
          <w:r w:rsidRPr="00915704" w:rsidDel="00993FD3">
            <w:rPr>
              <w:b/>
              <w:bCs/>
              <w:sz w:val="22"/>
              <w:szCs w:val="22"/>
            </w:rPr>
            <w:delText>You Can Leave Anytime</w:delText>
          </w:r>
          <w:r w:rsidRPr="00915704" w:rsidDel="00993FD3">
            <w:rPr>
              <w:sz w:val="22"/>
              <w:szCs w:val="22"/>
            </w:rPr>
            <w:br/>
            <w:delText>You can</w:delText>
          </w:r>
        </w:del>
        <w:del w:id="338" w:author="Cherie Markley" w:date="2025-12-16T20:37:00Z" w16du:dateUtc="2025-12-17T02:37:00Z">
          <w:r w:rsidRPr="00915704" w:rsidDel="00C86341">
            <w:rPr>
              <w:sz w:val="22"/>
              <w:szCs w:val="22"/>
            </w:rPr>
            <w:delText xml:space="preserve"> delete </w:delText>
          </w:r>
        </w:del>
        <w:del w:id="339" w:author="Cherie Markley" w:date="2025-12-16T20:14:00Z" w16du:dateUtc="2025-12-17T02:14:00Z">
          <w:r w:rsidRPr="00915704" w:rsidDel="00993FD3">
            <w:rPr>
              <w:sz w:val="22"/>
              <w:szCs w:val="22"/>
            </w:rPr>
            <w:delText>your</w:delText>
          </w:r>
        </w:del>
        <w:del w:id="340" w:author="Cherie Markley" w:date="2025-12-16T20:37:00Z" w16du:dateUtc="2025-12-17T02:37:00Z">
          <w:r w:rsidRPr="00915704" w:rsidDel="00C86341">
            <w:rPr>
              <w:sz w:val="22"/>
              <w:szCs w:val="22"/>
            </w:rPr>
            <w:delText xml:space="preserve"> account at any time through the App settings or by contacting </w:delText>
          </w:r>
        </w:del>
        <w:del w:id="341" w:author="Cherie Markley" w:date="2025-12-16T20:14:00Z" w16du:dateUtc="2025-12-17T02:14:00Z">
          <w:r w:rsidRPr="00915704" w:rsidDel="00993FD3">
            <w:rPr>
              <w:sz w:val="22"/>
              <w:szCs w:val="22"/>
            </w:rPr>
            <w:delText>us</w:delText>
          </w:r>
        </w:del>
        <w:del w:id="342" w:author="Cherie Markley" w:date="2025-12-16T20:37:00Z" w16du:dateUtc="2025-12-17T02:37:00Z">
          <w:r w:rsidRPr="00915704" w:rsidDel="00C86341">
            <w:rPr>
              <w:sz w:val="22"/>
              <w:szCs w:val="22"/>
            </w:rPr>
            <w:delText>.</w:delText>
          </w:r>
        </w:del>
      </w:moveTo>
    </w:p>
    <w:p w14:paraId="48DBDCB6" w14:textId="048AE8BA" w:rsidR="00F36692" w:rsidRPr="00915704" w:rsidRDefault="00993FD3">
      <w:pPr>
        <w:pStyle w:val="ListParagraph"/>
        <w:spacing w:after="0"/>
        <w:rPr>
          <w:ins w:id="343" w:author="Cherie Markley" w:date="2025-12-16T16:52:00Z" w16du:dateUtc="2025-12-16T22:52:00Z"/>
          <w:sz w:val="22"/>
          <w:szCs w:val="22"/>
          <w:rPrChange w:id="344" w:author="Cherie Markley" w:date="2025-12-16T20:47:00Z" w16du:dateUtc="2025-12-17T02:47:00Z">
            <w:rPr>
              <w:ins w:id="345" w:author="Cherie Markley" w:date="2025-12-16T16:52:00Z" w16du:dateUtc="2025-12-16T22:52:00Z"/>
            </w:rPr>
          </w:rPrChange>
        </w:rPr>
        <w:pPrChange w:id="346" w:author="Cherie Markley" w:date="2025-12-16T16:53:00Z" w16du:dateUtc="2025-12-16T22:53:00Z">
          <w:pPr>
            <w:spacing w:after="0"/>
          </w:pPr>
        </w:pPrChange>
      </w:pPr>
      <w:moveTo w:id="347" w:author="Cherie Markley" w:date="2025-12-16T20:13:00Z" w16du:dateUtc="2025-12-17T02:13:00Z">
        <w:del w:id="348" w:author="Cherie Markley" w:date="2025-12-16T20:14:00Z" w16du:dateUtc="2025-12-17T02:14:00Z">
          <w:r w:rsidRPr="00915704" w:rsidDel="00993FD3">
            <w:rPr>
              <w:b/>
              <w:bCs/>
              <w:sz w:val="22"/>
              <w:szCs w:val="22"/>
            </w:rPr>
            <w:delText>We May Suspend Accounts</w:delText>
          </w:r>
        </w:del>
        <w:del w:id="349" w:author="Cherie Markley" w:date="2025-12-16T20:37:00Z" w16du:dateUtc="2025-12-17T02:37:00Z">
          <w:r w:rsidRPr="00915704" w:rsidDel="00C86341">
            <w:rPr>
              <w:sz w:val="22"/>
              <w:szCs w:val="22"/>
            </w:rPr>
            <w:br/>
          </w:r>
        </w:del>
        <w:del w:id="350" w:author="Cherie Markley" w:date="2025-12-16T20:14:00Z" w16du:dateUtc="2025-12-17T02:14:00Z">
          <w:r w:rsidRPr="00915704" w:rsidDel="00993FD3">
            <w:rPr>
              <w:sz w:val="22"/>
              <w:szCs w:val="22"/>
            </w:rPr>
            <w:delText>We</w:delText>
          </w:r>
        </w:del>
        <w:del w:id="351" w:author="Cherie Markley" w:date="2025-12-16T20:37:00Z" w16du:dateUtc="2025-12-17T02:37:00Z">
          <w:r w:rsidRPr="00915704" w:rsidDel="00C86341">
            <w:rPr>
              <w:sz w:val="22"/>
              <w:szCs w:val="22"/>
            </w:rPr>
            <w:delText xml:space="preserve"> may suspend or close accounts that violate these Terms, are used fraudulently, or for non-payment. If this happens, </w:delText>
          </w:r>
        </w:del>
        <w:del w:id="352" w:author="Cherie Markley" w:date="2025-12-16T20:15:00Z" w16du:dateUtc="2025-12-17T02:15:00Z">
          <w:r w:rsidRPr="00915704" w:rsidDel="00993FD3">
            <w:rPr>
              <w:sz w:val="22"/>
              <w:szCs w:val="22"/>
            </w:rPr>
            <w:delText>you'll</w:delText>
          </w:r>
        </w:del>
        <w:del w:id="353" w:author="Cherie Markley" w:date="2025-12-16T20:37:00Z" w16du:dateUtc="2025-12-17T02:37:00Z">
          <w:r w:rsidRPr="00915704" w:rsidDel="00C86341">
            <w:rPr>
              <w:sz w:val="22"/>
              <w:szCs w:val="22"/>
            </w:rPr>
            <w:delText xml:space="preserve"> lose access to the App and </w:delText>
          </w:r>
        </w:del>
        <w:del w:id="354" w:author="Cherie Markley" w:date="2025-12-16T20:15:00Z" w16du:dateUtc="2025-12-17T02:15:00Z">
          <w:r w:rsidRPr="00915704" w:rsidDel="00993FD3">
            <w:rPr>
              <w:sz w:val="22"/>
              <w:szCs w:val="22"/>
            </w:rPr>
            <w:delText xml:space="preserve">your </w:delText>
          </w:r>
        </w:del>
        <w:del w:id="355" w:author="Cherie Markley" w:date="2025-12-16T20:37:00Z" w16du:dateUtc="2025-12-17T02:37:00Z">
          <w:r w:rsidRPr="00915704" w:rsidDel="00C86341">
            <w:rPr>
              <w:sz w:val="22"/>
              <w:szCs w:val="22"/>
            </w:rPr>
            <w:delText xml:space="preserve">data may be deleted according to </w:delText>
          </w:r>
        </w:del>
        <w:del w:id="356" w:author="Cherie Markley" w:date="2025-12-16T20:15:00Z" w16du:dateUtc="2025-12-17T02:15:00Z">
          <w:r w:rsidRPr="00915704" w:rsidDel="00993FD3">
            <w:rPr>
              <w:sz w:val="22"/>
              <w:szCs w:val="22"/>
            </w:rPr>
            <w:delText xml:space="preserve">our </w:delText>
          </w:r>
        </w:del>
        <w:del w:id="357" w:author="Cherie Markley" w:date="2025-12-16T20:37:00Z" w16du:dateUtc="2025-12-17T02:37:00Z">
          <w:r w:rsidRPr="00915704" w:rsidDel="00C86341">
            <w:rPr>
              <w:sz w:val="22"/>
              <w:szCs w:val="22"/>
            </w:rPr>
            <w:delText>Privacy Policy.</w:delText>
          </w:r>
        </w:del>
      </w:moveTo>
      <w:moveToRangeEnd w:id="329"/>
    </w:p>
    <w:p w14:paraId="06549054" w14:textId="65247905" w:rsidR="00F36692" w:rsidRPr="00915704" w:rsidDel="00F36692" w:rsidRDefault="00F36692" w:rsidP="00F36692">
      <w:pPr>
        <w:spacing w:after="0"/>
        <w:ind w:left="360"/>
        <w:rPr>
          <w:del w:id="358" w:author="Cherie Markley" w:date="2025-12-16T16:53:00Z" w16du:dateUtc="2025-12-16T22:53:00Z"/>
          <w:moveTo w:id="359" w:author="Cherie Markley" w:date="2025-12-16T16:53:00Z" w16du:dateUtc="2025-12-16T22:53:00Z"/>
          <w:b/>
          <w:bCs/>
          <w:sz w:val="22"/>
          <w:szCs w:val="22"/>
        </w:rPr>
      </w:pPr>
      <w:moveToRangeStart w:id="360" w:author="Cherie Markley" w:date="2025-12-16T16:53:00Z" w:name="move216796396"/>
      <w:moveTo w:id="361" w:author="Cherie Markley" w:date="2025-12-16T16:53:00Z" w16du:dateUtc="2025-12-16T22:53:00Z">
        <w:del w:id="362" w:author="Cherie Markley" w:date="2025-12-16T16:53:00Z" w16du:dateUtc="2025-12-16T22:53:00Z">
          <w:r w:rsidRPr="00915704" w:rsidDel="00F36692">
            <w:rPr>
              <w:b/>
              <w:bCs/>
              <w:sz w:val="22"/>
              <w:szCs w:val="22"/>
            </w:rPr>
            <w:delText>Who Can Use SpeakEQ</w:delText>
          </w:r>
        </w:del>
      </w:moveTo>
    </w:p>
    <w:p w14:paraId="4B3A41FD" w14:textId="0F004D6D" w:rsidR="00F36692" w:rsidRPr="00915704" w:rsidRDefault="00F36692">
      <w:pPr>
        <w:pStyle w:val="ListParagraph"/>
        <w:numPr>
          <w:ilvl w:val="0"/>
          <w:numId w:val="6"/>
        </w:numPr>
        <w:spacing w:after="0"/>
        <w:rPr>
          <w:sz w:val="22"/>
          <w:szCs w:val="22"/>
          <w:rPrChange w:id="363" w:author="Cherie Markley" w:date="2025-12-16T20:47:00Z" w16du:dateUtc="2025-12-17T02:47:00Z">
            <w:rPr/>
          </w:rPrChange>
        </w:rPr>
        <w:pPrChange w:id="364" w:author="Cherie Markley" w:date="2025-12-16T16:52:00Z" w16du:dateUtc="2025-12-16T22:52:00Z">
          <w:pPr>
            <w:spacing w:after="0"/>
          </w:pPr>
        </w:pPrChange>
      </w:pPr>
      <w:moveTo w:id="365" w:author="Cherie Markley" w:date="2025-12-16T16:53:00Z" w16du:dateUtc="2025-12-16T22:53:00Z">
        <w:r w:rsidRPr="00915704">
          <w:rPr>
            <w:b/>
            <w:bCs/>
            <w:sz w:val="22"/>
            <w:szCs w:val="22"/>
          </w:rPr>
          <w:t>Age Requirements</w:t>
        </w:r>
        <w:r w:rsidRPr="00915704">
          <w:rPr>
            <w:sz w:val="22"/>
            <w:szCs w:val="22"/>
          </w:rPr>
          <w:br/>
        </w:r>
      </w:moveTo>
      <w:ins w:id="366" w:author="Cherie Markley" w:date="2025-12-18T17:02:00Z" w16du:dateUtc="2025-12-18T23:02:00Z">
        <w:r w:rsidR="00E212E2">
          <w:rPr>
            <w:sz w:val="22"/>
            <w:szCs w:val="22"/>
          </w:rPr>
          <w:t>SpeakEQ</w:t>
        </w:r>
      </w:ins>
      <w:ins w:id="367" w:author="Cherie Markley" w:date="2025-12-16T16:55:00Z" w16du:dateUtc="2025-12-16T22:55:00Z">
        <w:r w:rsidRPr="00915704">
          <w:rPr>
            <w:sz w:val="22"/>
            <w:szCs w:val="22"/>
          </w:rPr>
          <w:t xml:space="preserve"> does not knowingly collect, either online or offline, personal information from persons under the age of eighteen. </w:t>
        </w:r>
      </w:ins>
      <w:ins w:id="368" w:author="Cherie Markley" w:date="2025-12-16T16:56:00Z" w16du:dateUtc="2025-12-16T22:56:00Z">
        <w:r w:rsidRPr="00915704">
          <w:rPr>
            <w:sz w:val="22"/>
            <w:szCs w:val="22"/>
          </w:rPr>
          <w:t xml:space="preserve">A User under 18 must use </w:t>
        </w:r>
      </w:ins>
      <w:ins w:id="369" w:author="Cherie Markley" w:date="2025-12-18T17:02:00Z" w16du:dateUtc="2025-12-18T23:02:00Z">
        <w:r w:rsidR="00E212E2">
          <w:rPr>
            <w:sz w:val="22"/>
            <w:szCs w:val="22"/>
          </w:rPr>
          <w:t>SpeakEQ</w:t>
        </w:r>
      </w:ins>
      <w:ins w:id="370" w:author="Cherie Markley" w:date="2025-12-16T16:56:00Z" w16du:dateUtc="2025-12-16T22:56:00Z">
        <w:r w:rsidRPr="00915704">
          <w:rPr>
            <w:sz w:val="22"/>
            <w:szCs w:val="22"/>
          </w:rPr>
          <w:t xml:space="preserve"> only with the permission of a parent or guardian </w:t>
        </w:r>
      </w:ins>
      <w:moveTo w:id="371" w:author="Cherie Markley" w:date="2025-12-16T16:53:00Z" w16du:dateUtc="2025-12-16T22:53:00Z">
        <w:del w:id="372" w:author="Cherie Markley" w:date="2025-12-16T16:56:00Z" w16du:dateUtc="2025-12-16T22:56:00Z">
          <w:r w:rsidRPr="00915704" w:rsidDel="00F36692">
            <w:rPr>
              <w:sz w:val="22"/>
              <w:szCs w:val="22"/>
            </w:rPr>
            <w:delText xml:space="preserve">You must be at least 18 years old to use </w:delText>
          </w:r>
        </w:del>
        <w:del w:id="373" w:author="Cherie Markley" w:date="2025-12-16T16:53:00Z" w16du:dateUtc="2025-12-16T22:53:00Z">
          <w:r w:rsidRPr="00915704" w:rsidDel="00F36692">
            <w:rPr>
              <w:sz w:val="22"/>
              <w:szCs w:val="22"/>
            </w:rPr>
            <w:delText>SpeakEQ</w:delText>
          </w:r>
        </w:del>
        <w:del w:id="374" w:author="Cherie Markley" w:date="2025-12-16T16:56:00Z" w16du:dateUtc="2025-12-16T22:56:00Z">
          <w:r w:rsidRPr="00915704" w:rsidDel="00F36692">
            <w:rPr>
              <w:sz w:val="22"/>
              <w:szCs w:val="22"/>
            </w:rPr>
            <w:delText xml:space="preserve">. If you're under 18, you can use the App only with permission from a parent or guardian </w:delText>
          </w:r>
        </w:del>
        <w:r w:rsidRPr="00915704">
          <w:rPr>
            <w:sz w:val="22"/>
            <w:szCs w:val="22"/>
          </w:rPr>
          <w:t xml:space="preserve">who agrees to these Terms on </w:t>
        </w:r>
        <w:del w:id="375" w:author="Cherie Markley" w:date="2025-12-16T16:57:00Z" w16du:dateUtc="2025-12-16T22:57:00Z">
          <w:r w:rsidRPr="00915704" w:rsidDel="00F36692">
            <w:rPr>
              <w:sz w:val="22"/>
              <w:szCs w:val="22"/>
            </w:rPr>
            <w:delText>your</w:delText>
          </w:r>
        </w:del>
      </w:moveTo>
      <w:ins w:id="376" w:author="Cherie Markley" w:date="2025-12-16T16:57:00Z" w16du:dateUtc="2025-12-16T22:57:00Z">
        <w:r w:rsidRPr="00915704">
          <w:rPr>
            <w:sz w:val="22"/>
            <w:szCs w:val="22"/>
          </w:rPr>
          <w:t>the User’s</w:t>
        </w:r>
      </w:ins>
      <w:moveTo w:id="377" w:author="Cherie Markley" w:date="2025-12-16T16:53:00Z" w16du:dateUtc="2025-12-16T22:53:00Z">
        <w:r w:rsidRPr="00915704">
          <w:rPr>
            <w:sz w:val="22"/>
            <w:szCs w:val="22"/>
          </w:rPr>
          <w:t xml:space="preserve"> behalf.</w:t>
        </w:r>
      </w:moveTo>
      <w:moveToRangeEnd w:id="360"/>
    </w:p>
    <w:p w14:paraId="4B566DF2" w14:textId="1ACA7343" w:rsidR="004C7F74" w:rsidRPr="00915704" w:rsidDel="00CB1556" w:rsidRDefault="004C7F74">
      <w:pPr>
        <w:spacing w:after="0"/>
        <w:ind w:left="720"/>
        <w:rPr>
          <w:del w:id="378" w:author="Cherie Markley" w:date="2025-12-16T16:37:00Z" w16du:dateUtc="2025-12-16T22:37:00Z"/>
          <w:b/>
          <w:bCs/>
          <w:sz w:val="22"/>
          <w:szCs w:val="22"/>
        </w:rPr>
        <w:pPrChange w:id="379" w:author="Cherie Markley" w:date="2025-12-16T16:37:00Z" w16du:dateUtc="2025-12-16T22:37:00Z">
          <w:pPr>
            <w:spacing w:after="0"/>
          </w:pPr>
        </w:pPrChange>
      </w:pPr>
      <w:del w:id="380" w:author="Cherie Markley" w:date="2025-12-16T16:37:00Z" w16du:dateUtc="2025-12-16T22:37:00Z">
        <w:r w:rsidRPr="00915704" w:rsidDel="00CB1556">
          <w:rPr>
            <w:b/>
            <w:bCs/>
            <w:sz w:val="22"/>
            <w:szCs w:val="22"/>
          </w:rPr>
          <w:delText>2. What SpeakEQ Does</w:delText>
        </w:r>
      </w:del>
    </w:p>
    <w:p w14:paraId="4DC4B81A" w14:textId="3686CDD6" w:rsidR="004C7F74" w:rsidRPr="00915704" w:rsidDel="00CB1556" w:rsidRDefault="004C7F74">
      <w:pPr>
        <w:spacing w:after="0"/>
        <w:ind w:left="720"/>
        <w:rPr>
          <w:moveFrom w:id="381" w:author="Cherie Markley" w:date="2025-12-16T16:33:00Z" w16du:dateUtc="2025-12-16T22:33:00Z"/>
          <w:sz w:val="22"/>
          <w:szCs w:val="22"/>
        </w:rPr>
        <w:pPrChange w:id="382" w:author="Cherie Markley" w:date="2025-12-16T16:37:00Z" w16du:dateUtc="2025-12-16T22:37:00Z">
          <w:pPr>
            <w:spacing w:after="0"/>
          </w:pPr>
        </w:pPrChange>
      </w:pPr>
      <w:moveFromRangeStart w:id="383" w:author="Cherie Markley" w:date="2025-12-16T16:33:00Z" w:name="move216795198"/>
      <w:moveFrom w:id="384" w:author="Cherie Markley" w:date="2025-12-16T16:33:00Z" w16du:dateUtc="2025-12-16T22:33:00Z">
        <w:r w:rsidRPr="00915704" w:rsidDel="00CB1556">
          <w:rPr>
            <w:sz w:val="22"/>
            <w:szCs w:val="22"/>
          </w:rPr>
          <w:t>SpeakEQ helps you understand emotions in speech and improve your communication skills. The App:</w:t>
        </w:r>
      </w:moveFrom>
    </w:p>
    <w:p w14:paraId="0ED79976" w14:textId="6DFC547F" w:rsidR="004C7F74" w:rsidRPr="00915704" w:rsidDel="00CB1556" w:rsidRDefault="004C7F74">
      <w:pPr>
        <w:spacing w:after="0"/>
        <w:ind w:left="720"/>
        <w:rPr>
          <w:moveFrom w:id="385" w:author="Cherie Markley" w:date="2025-12-16T16:33:00Z" w16du:dateUtc="2025-12-16T22:33:00Z"/>
          <w:sz w:val="22"/>
          <w:szCs w:val="22"/>
        </w:rPr>
        <w:pPrChange w:id="386" w:author="Cherie Markley" w:date="2025-12-16T16:37:00Z" w16du:dateUtc="2025-12-16T22:37:00Z">
          <w:pPr>
            <w:numPr>
              <w:numId w:val="1"/>
            </w:numPr>
            <w:tabs>
              <w:tab w:val="num" w:pos="720"/>
            </w:tabs>
            <w:spacing w:after="0"/>
            <w:ind w:left="720" w:hanging="360"/>
          </w:pPr>
        </w:pPrChange>
      </w:pPr>
      <w:moveFrom w:id="387" w:author="Cherie Markley" w:date="2025-12-16T16:33:00Z" w16du:dateUtc="2025-12-16T22:33:00Z">
        <w:r w:rsidRPr="00915704" w:rsidDel="00CB1556">
          <w:rPr>
            <w:sz w:val="22"/>
            <w:szCs w:val="22"/>
          </w:rPr>
          <w:t>Analyzes voice recordings you make or upload</w:t>
        </w:r>
      </w:moveFrom>
    </w:p>
    <w:p w14:paraId="0026F972" w14:textId="05AD52C6" w:rsidR="004C7F74" w:rsidRPr="00915704" w:rsidDel="00CB1556" w:rsidRDefault="004C7F74">
      <w:pPr>
        <w:spacing w:after="0"/>
        <w:ind w:left="720"/>
        <w:rPr>
          <w:moveFrom w:id="388" w:author="Cherie Markley" w:date="2025-12-16T16:33:00Z" w16du:dateUtc="2025-12-16T22:33:00Z"/>
          <w:sz w:val="22"/>
          <w:szCs w:val="22"/>
        </w:rPr>
        <w:pPrChange w:id="389" w:author="Cherie Markley" w:date="2025-12-16T16:37:00Z" w16du:dateUtc="2025-12-16T22:37:00Z">
          <w:pPr>
            <w:numPr>
              <w:numId w:val="1"/>
            </w:numPr>
            <w:tabs>
              <w:tab w:val="num" w:pos="720"/>
            </w:tabs>
            <w:spacing w:after="0"/>
            <w:ind w:left="720" w:hanging="360"/>
          </w:pPr>
        </w:pPrChange>
      </w:pPr>
      <w:moveFrom w:id="390" w:author="Cherie Markley" w:date="2025-12-16T16:33:00Z" w16du:dateUtc="2025-12-16T22:33:00Z">
        <w:r w:rsidRPr="00915704" w:rsidDel="00CB1556">
          <w:rPr>
            <w:sz w:val="22"/>
            <w:szCs w:val="22"/>
          </w:rPr>
          <w:t>Creates written transcripts of your speech</w:t>
        </w:r>
      </w:moveFrom>
    </w:p>
    <w:p w14:paraId="723C3904" w14:textId="5BE6F034" w:rsidR="004C7F74" w:rsidRPr="00915704" w:rsidDel="00CB1556" w:rsidRDefault="004C7F74">
      <w:pPr>
        <w:spacing w:after="0"/>
        <w:ind w:left="720"/>
        <w:rPr>
          <w:moveFrom w:id="391" w:author="Cherie Markley" w:date="2025-12-16T16:33:00Z" w16du:dateUtc="2025-12-16T22:33:00Z"/>
          <w:sz w:val="22"/>
          <w:szCs w:val="22"/>
        </w:rPr>
        <w:pPrChange w:id="392" w:author="Cherie Markley" w:date="2025-12-16T16:37:00Z" w16du:dateUtc="2025-12-16T22:37:00Z">
          <w:pPr>
            <w:numPr>
              <w:numId w:val="1"/>
            </w:numPr>
            <w:tabs>
              <w:tab w:val="num" w:pos="720"/>
            </w:tabs>
            <w:spacing w:after="0"/>
            <w:ind w:left="720" w:hanging="360"/>
          </w:pPr>
        </w:pPrChange>
      </w:pPr>
      <w:moveFrom w:id="393" w:author="Cherie Markley" w:date="2025-12-16T16:33:00Z" w16du:dateUtc="2025-12-16T22:33:00Z">
        <w:r w:rsidRPr="00915704" w:rsidDel="00CB1556">
          <w:rPr>
            <w:sz w:val="22"/>
            <w:szCs w:val="22"/>
          </w:rPr>
          <w:t>Provides insights about emotional tone and communication patterns</w:t>
        </w:r>
      </w:moveFrom>
    </w:p>
    <w:p w14:paraId="0B644DE9" w14:textId="3A1B34C0" w:rsidR="004C7F74" w:rsidRPr="00915704" w:rsidDel="00CB1556" w:rsidRDefault="004C7F74">
      <w:pPr>
        <w:spacing w:after="0"/>
        <w:ind w:left="720"/>
        <w:rPr>
          <w:moveFrom w:id="394" w:author="Cherie Markley" w:date="2025-12-16T16:33:00Z" w16du:dateUtc="2025-12-16T22:33:00Z"/>
          <w:sz w:val="22"/>
          <w:szCs w:val="22"/>
        </w:rPr>
        <w:pPrChange w:id="395" w:author="Cherie Markley" w:date="2025-12-16T16:37:00Z" w16du:dateUtc="2025-12-16T22:37:00Z">
          <w:pPr>
            <w:numPr>
              <w:numId w:val="1"/>
            </w:numPr>
            <w:tabs>
              <w:tab w:val="num" w:pos="720"/>
            </w:tabs>
            <w:spacing w:after="0"/>
            <w:ind w:left="720" w:hanging="360"/>
          </w:pPr>
        </w:pPrChange>
      </w:pPr>
      <w:moveFrom w:id="396" w:author="Cherie Markley" w:date="2025-12-16T16:33:00Z" w16du:dateUtc="2025-12-16T22:33:00Z">
        <w:r w:rsidRPr="00915704" w:rsidDel="00CB1556">
          <w:rPr>
            <w:sz w:val="22"/>
            <w:szCs w:val="22"/>
          </w:rPr>
          <w:t>Securely stores your recordings and data for you to review anytime</w:t>
        </w:r>
      </w:moveFrom>
    </w:p>
    <w:p w14:paraId="220DA476" w14:textId="40C38EE7" w:rsidR="004C7F74" w:rsidRPr="00915704" w:rsidDel="00361279" w:rsidRDefault="004C7F74">
      <w:pPr>
        <w:spacing w:after="0"/>
        <w:ind w:left="720"/>
        <w:rPr>
          <w:del w:id="397" w:author="Cherie Markley" w:date="2025-12-16T17:14:00Z" w16du:dateUtc="2025-12-16T23:14:00Z"/>
          <w:sz w:val="22"/>
          <w:szCs w:val="22"/>
        </w:rPr>
        <w:pPrChange w:id="398" w:author="Cherie Markley" w:date="2025-12-16T16:37:00Z" w16du:dateUtc="2025-12-16T22:37:00Z">
          <w:pPr>
            <w:numPr>
              <w:numId w:val="1"/>
            </w:numPr>
            <w:tabs>
              <w:tab w:val="num" w:pos="720"/>
            </w:tabs>
            <w:spacing w:after="0"/>
            <w:ind w:left="720" w:hanging="360"/>
          </w:pPr>
        </w:pPrChange>
      </w:pPr>
      <w:moveFrom w:id="399" w:author="Cherie Markley" w:date="2025-12-16T16:33:00Z" w16du:dateUtc="2025-12-16T22:33:00Z">
        <w:r w:rsidRPr="00915704" w:rsidDel="00CB1556">
          <w:rPr>
            <w:sz w:val="22"/>
            <w:szCs w:val="22"/>
          </w:rPr>
          <w:t>Uses your voice data to improve our technology and give you better insights over time</w:t>
        </w:r>
      </w:moveFrom>
      <w:moveFromRangeEnd w:id="383"/>
    </w:p>
    <w:p w14:paraId="006AFAEB" w14:textId="7E419245" w:rsidR="004C7F74" w:rsidRPr="00915704" w:rsidDel="0099462D" w:rsidRDefault="004C7F74" w:rsidP="008E0EE5">
      <w:pPr>
        <w:spacing w:after="0"/>
        <w:rPr>
          <w:moveFrom w:id="400" w:author="Cherie Markley" w:date="2025-12-16T17:00:00Z" w16du:dateUtc="2025-12-16T23:00:00Z"/>
          <w:b/>
          <w:bCs/>
          <w:sz w:val="22"/>
          <w:szCs w:val="22"/>
        </w:rPr>
      </w:pPr>
      <w:moveFromRangeStart w:id="401" w:author="Cherie Markley" w:date="2025-12-16T17:00:00Z" w:name="move216796838"/>
      <w:moveFrom w:id="402" w:author="Cherie Markley" w:date="2025-12-16T17:00:00Z" w16du:dateUtc="2025-12-16T23:00:00Z">
        <w:r w:rsidRPr="00915704" w:rsidDel="0099462D">
          <w:rPr>
            <w:b/>
            <w:bCs/>
            <w:sz w:val="22"/>
            <w:szCs w:val="22"/>
          </w:rPr>
          <w:t>3. How to Use the App Responsibly</w:t>
        </w:r>
      </w:moveFrom>
    </w:p>
    <w:p w14:paraId="2328B7C1" w14:textId="5E96CA48" w:rsidR="004C7F74" w:rsidRPr="00915704" w:rsidDel="0099462D" w:rsidRDefault="004C7F74" w:rsidP="008E0EE5">
      <w:pPr>
        <w:spacing w:after="0"/>
        <w:rPr>
          <w:moveFrom w:id="403" w:author="Cherie Markley" w:date="2025-12-16T17:00:00Z" w16du:dateUtc="2025-12-16T23:00:00Z"/>
          <w:sz w:val="22"/>
          <w:szCs w:val="22"/>
        </w:rPr>
      </w:pPr>
      <w:moveFrom w:id="404" w:author="Cherie Markley" w:date="2025-12-16T17:00:00Z" w16du:dateUtc="2025-12-16T23:00:00Z">
        <w:r w:rsidRPr="00915704" w:rsidDel="0099462D">
          <w:rPr>
            <w:sz w:val="22"/>
            <w:szCs w:val="22"/>
          </w:rPr>
          <w:t>When using SpeakEQ, please:</w:t>
        </w:r>
      </w:moveFrom>
    </w:p>
    <w:p w14:paraId="6C1E2B4C" w14:textId="452B1AA9" w:rsidR="004C7F74" w:rsidRPr="00915704" w:rsidDel="0099462D" w:rsidRDefault="004C7F74">
      <w:pPr>
        <w:spacing w:after="0"/>
        <w:rPr>
          <w:moveFrom w:id="405" w:author="Cherie Markley" w:date="2025-12-16T17:00:00Z" w16du:dateUtc="2025-12-16T23:00:00Z"/>
          <w:sz w:val="22"/>
          <w:szCs w:val="22"/>
        </w:rPr>
        <w:pPrChange w:id="406" w:author="Cherie Markley" w:date="2025-12-16T17:14:00Z" w16du:dateUtc="2025-12-16T23:14:00Z">
          <w:pPr>
            <w:numPr>
              <w:numId w:val="2"/>
            </w:numPr>
            <w:tabs>
              <w:tab w:val="num" w:pos="720"/>
            </w:tabs>
            <w:spacing w:after="0"/>
            <w:ind w:left="720" w:hanging="360"/>
          </w:pPr>
        </w:pPrChange>
      </w:pPr>
      <w:moveFrom w:id="407" w:author="Cherie Markley" w:date="2025-12-16T17:00:00Z" w16du:dateUtc="2025-12-16T23:00:00Z">
        <w:r w:rsidRPr="00915704" w:rsidDel="0099462D">
          <w:rPr>
            <w:sz w:val="22"/>
            <w:szCs w:val="22"/>
          </w:rPr>
          <w:t>Provide accurate information</w:t>
        </w:r>
      </w:moveFrom>
    </w:p>
    <w:p w14:paraId="5C6FF330" w14:textId="26F6D1A3" w:rsidR="004C7F74" w:rsidRPr="00915704" w:rsidDel="0099462D" w:rsidRDefault="004C7F74">
      <w:pPr>
        <w:spacing w:after="0"/>
        <w:rPr>
          <w:moveFrom w:id="408" w:author="Cherie Markley" w:date="2025-12-16T17:00:00Z" w16du:dateUtc="2025-12-16T23:00:00Z"/>
          <w:sz w:val="22"/>
          <w:szCs w:val="22"/>
        </w:rPr>
        <w:pPrChange w:id="409" w:author="Cherie Markley" w:date="2025-12-16T17:14:00Z" w16du:dateUtc="2025-12-16T23:14:00Z">
          <w:pPr>
            <w:numPr>
              <w:numId w:val="2"/>
            </w:numPr>
            <w:tabs>
              <w:tab w:val="num" w:pos="720"/>
            </w:tabs>
            <w:spacing w:after="0"/>
            <w:ind w:left="720" w:hanging="360"/>
          </w:pPr>
        </w:pPrChange>
      </w:pPr>
      <w:moveFrom w:id="410" w:author="Cherie Markley" w:date="2025-12-16T17:00:00Z" w16du:dateUtc="2025-12-16T23:00:00Z">
        <w:r w:rsidRPr="00915704" w:rsidDel="0099462D">
          <w:rPr>
            <w:sz w:val="22"/>
            <w:szCs w:val="22"/>
          </w:rPr>
          <w:t>Only record or upload content you have the right to use</w:t>
        </w:r>
      </w:moveFrom>
    </w:p>
    <w:p w14:paraId="4DD16250" w14:textId="3E85B6E8" w:rsidR="004C7F74" w:rsidRPr="00915704" w:rsidDel="0099462D" w:rsidRDefault="004C7F74">
      <w:pPr>
        <w:spacing w:after="0"/>
        <w:rPr>
          <w:moveFrom w:id="411" w:author="Cherie Markley" w:date="2025-12-16T17:00:00Z" w16du:dateUtc="2025-12-16T23:00:00Z"/>
          <w:sz w:val="22"/>
          <w:szCs w:val="22"/>
        </w:rPr>
        <w:pPrChange w:id="412" w:author="Cherie Markley" w:date="2025-12-16T17:14:00Z" w16du:dateUtc="2025-12-16T23:14:00Z">
          <w:pPr>
            <w:numPr>
              <w:numId w:val="2"/>
            </w:numPr>
            <w:tabs>
              <w:tab w:val="num" w:pos="720"/>
            </w:tabs>
            <w:spacing w:after="0"/>
            <w:ind w:left="720" w:hanging="360"/>
          </w:pPr>
        </w:pPrChange>
      </w:pPr>
      <w:moveFrom w:id="413" w:author="Cherie Markley" w:date="2025-12-16T17:00:00Z" w16du:dateUtc="2025-12-16T23:00:00Z">
        <w:r w:rsidRPr="00915704" w:rsidDel="0099462D">
          <w:rPr>
            <w:sz w:val="22"/>
            <w:szCs w:val="22"/>
          </w:rPr>
          <w:t>Use the App for personal development and communication improvement</w:t>
        </w:r>
      </w:moveFrom>
    </w:p>
    <w:p w14:paraId="74B563C9" w14:textId="23C4731A" w:rsidR="004C7F74" w:rsidRPr="00915704" w:rsidDel="0099462D" w:rsidRDefault="004C7F74">
      <w:pPr>
        <w:spacing w:after="0"/>
        <w:rPr>
          <w:moveFrom w:id="414" w:author="Cherie Markley" w:date="2025-12-16T17:00:00Z" w16du:dateUtc="2025-12-16T23:00:00Z"/>
          <w:sz w:val="22"/>
          <w:szCs w:val="22"/>
        </w:rPr>
        <w:pPrChange w:id="415" w:author="Cherie Markley" w:date="2025-12-16T17:14:00Z" w16du:dateUtc="2025-12-16T23:14:00Z">
          <w:pPr>
            <w:numPr>
              <w:numId w:val="2"/>
            </w:numPr>
            <w:tabs>
              <w:tab w:val="num" w:pos="720"/>
            </w:tabs>
            <w:spacing w:after="0"/>
            <w:ind w:left="720" w:hanging="360"/>
          </w:pPr>
        </w:pPrChange>
      </w:pPr>
      <w:moveFrom w:id="416" w:author="Cherie Markley" w:date="2025-12-16T17:00:00Z" w16du:dateUtc="2025-12-16T23:00:00Z">
        <w:r w:rsidRPr="00915704" w:rsidDel="0099462D">
          <w:rPr>
            <w:sz w:val="22"/>
            <w:szCs w:val="22"/>
          </w:rPr>
          <w:t>Respect other people's privacy—don't record conversations without consent where required by law</w:t>
        </w:r>
      </w:moveFrom>
    </w:p>
    <w:p w14:paraId="6DC21638" w14:textId="5450F6DC" w:rsidR="004C7F74" w:rsidRPr="00915704" w:rsidDel="0099462D" w:rsidRDefault="004C7F74">
      <w:pPr>
        <w:spacing w:after="0"/>
        <w:rPr>
          <w:moveFrom w:id="417" w:author="Cherie Markley" w:date="2025-12-16T17:00:00Z" w16du:dateUtc="2025-12-16T23:00:00Z"/>
          <w:sz w:val="22"/>
          <w:szCs w:val="22"/>
        </w:rPr>
        <w:pPrChange w:id="418" w:author="Cherie Markley" w:date="2025-12-16T17:14:00Z" w16du:dateUtc="2025-12-16T23:14:00Z">
          <w:pPr>
            <w:numPr>
              <w:numId w:val="2"/>
            </w:numPr>
            <w:tabs>
              <w:tab w:val="num" w:pos="720"/>
            </w:tabs>
            <w:spacing w:after="0"/>
            <w:ind w:left="720" w:hanging="360"/>
          </w:pPr>
        </w:pPrChange>
      </w:pPr>
      <w:moveFrom w:id="419" w:author="Cherie Markley" w:date="2025-12-16T17:00:00Z" w16du:dateUtc="2025-12-16T23:00:00Z">
        <w:r w:rsidRPr="00915704" w:rsidDel="0099462D">
          <w:rPr>
            <w:sz w:val="22"/>
            <w:szCs w:val="22"/>
          </w:rPr>
          <w:t>Keep the App secure and don't share your login with others</w:t>
        </w:r>
      </w:moveFrom>
    </w:p>
    <w:p w14:paraId="49DB5A74" w14:textId="4BA23666" w:rsidR="004C7F74" w:rsidRPr="00915704" w:rsidDel="0099462D" w:rsidRDefault="004C7F74" w:rsidP="008E0EE5">
      <w:pPr>
        <w:spacing w:after="0"/>
        <w:rPr>
          <w:moveFrom w:id="420" w:author="Cherie Markley" w:date="2025-12-16T17:00:00Z" w16du:dateUtc="2025-12-16T23:00:00Z"/>
          <w:sz w:val="22"/>
          <w:szCs w:val="22"/>
        </w:rPr>
      </w:pPr>
      <w:moveFrom w:id="421" w:author="Cherie Markley" w:date="2025-12-16T17:00:00Z" w16du:dateUtc="2025-12-16T23:00:00Z">
        <w:r w:rsidRPr="00915704" w:rsidDel="0099462D">
          <w:rPr>
            <w:sz w:val="22"/>
            <w:szCs w:val="22"/>
          </w:rPr>
          <w:t>Please don't:</w:t>
        </w:r>
      </w:moveFrom>
    </w:p>
    <w:p w14:paraId="7F29F492" w14:textId="1023BD90" w:rsidR="004C7F74" w:rsidRPr="00915704" w:rsidDel="0099462D" w:rsidRDefault="004C7F74">
      <w:pPr>
        <w:spacing w:after="0"/>
        <w:rPr>
          <w:moveFrom w:id="422" w:author="Cherie Markley" w:date="2025-12-16T17:00:00Z" w16du:dateUtc="2025-12-16T23:00:00Z"/>
          <w:sz w:val="22"/>
          <w:szCs w:val="22"/>
        </w:rPr>
        <w:pPrChange w:id="423" w:author="Cherie Markley" w:date="2025-12-16T17:14:00Z" w16du:dateUtc="2025-12-16T23:14:00Z">
          <w:pPr>
            <w:numPr>
              <w:numId w:val="3"/>
            </w:numPr>
            <w:tabs>
              <w:tab w:val="num" w:pos="720"/>
            </w:tabs>
            <w:spacing w:after="0"/>
            <w:ind w:left="720" w:hanging="360"/>
          </w:pPr>
        </w:pPrChange>
      </w:pPr>
      <w:moveFrom w:id="424" w:author="Cherie Markley" w:date="2025-12-16T17:00:00Z" w16du:dateUtc="2025-12-16T23:00:00Z">
        <w:r w:rsidRPr="00915704" w:rsidDel="0099462D">
          <w:rPr>
            <w:sz w:val="22"/>
            <w:szCs w:val="22"/>
          </w:rPr>
          <w:t>Try to hack, break, or interfere with the App</w:t>
        </w:r>
      </w:moveFrom>
    </w:p>
    <w:p w14:paraId="07987C7B" w14:textId="221CC063" w:rsidR="004C7F74" w:rsidRPr="00915704" w:rsidDel="0099462D" w:rsidRDefault="004C7F74">
      <w:pPr>
        <w:spacing w:after="0"/>
        <w:rPr>
          <w:moveFrom w:id="425" w:author="Cherie Markley" w:date="2025-12-16T17:00:00Z" w16du:dateUtc="2025-12-16T23:00:00Z"/>
          <w:sz w:val="22"/>
          <w:szCs w:val="22"/>
        </w:rPr>
        <w:pPrChange w:id="426" w:author="Cherie Markley" w:date="2025-12-16T17:14:00Z" w16du:dateUtc="2025-12-16T23:14:00Z">
          <w:pPr>
            <w:numPr>
              <w:numId w:val="3"/>
            </w:numPr>
            <w:tabs>
              <w:tab w:val="num" w:pos="720"/>
            </w:tabs>
            <w:spacing w:after="0"/>
            <w:ind w:left="720" w:hanging="360"/>
          </w:pPr>
        </w:pPrChange>
      </w:pPr>
      <w:moveFrom w:id="427" w:author="Cherie Markley" w:date="2025-12-16T17:00:00Z" w16du:dateUtc="2025-12-16T23:00:00Z">
        <w:r w:rsidRPr="00915704" w:rsidDel="0099462D">
          <w:rPr>
            <w:sz w:val="22"/>
            <w:szCs w:val="22"/>
          </w:rPr>
          <w:t>Upload harmful files or malicious content</w:t>
        </w:r>
      </w:moveFrom>
    </w:p>
    <w:p w14:paraId="7FEC1C79" w14:textId="51C66C2C" w:rsidR="004C7F74" w:rsidRPr="00915704" w:rsidDel="0099462D" w:rsidRDefault="004C7F74">
      <w:pPr>
        <w:spacing w:after="0"/>
        <w:rPr>
          <w:moveFrom w:id="428" w:author="Cherie Markley" w:date="2025-12-16T17:00:00Z" w16du:dateUtc="2025-12-16T23:00:00Z"/>
          <w:sz w:val="22"/>
          <w:szCs w:val="22"/>
        </w:rPr>
        <w:pPrChange w:id="429" w:author="Cherie Markley" w:date="2025-12-16T17:14:00Z" w16du:dateUtc="2025-12-16T23:14:00Z">
          <w:pPr>
            <w:numPr>
              <w:numId w:val="3"/>
            </w:numPr>
            <w:tabs>
              <w:tab w:val="num" w:pos="720"/>
            </w:tabs>
            <w:spacing w:after="0"/>
            <w:ind w:left="720" w:hanging="360"/>
          </w:pPr>
        </w:pPrChange>
      </w:pPr>
      <w:moveFrom w:id="430" w:author="Cherie Markley" w:date="2025-12-16T17:00:00Z" w16du:dateUtc="2025-12-16T23:00:00Z">
        <w:r w:rsidRPr="00915704" w:rsidDel="0099462D">
          <w:rPr>
            <w:sz w:val="22"/>
            <w:szCs w:val="22"/>
          </w:rPr>
          <w:t>Use the App for anything illegal or to harm others</w:t>
        </w:r>
      </w:moveFrom>
    </w:p>
    <w:p w14:paraId="200D4B17" w14:textId="0BF01A29" w:rsidR="004C7F74" w:rsidRPr="00915704" w:rsidDel="0099462D" w:rsidRDefault="004C7F74">
      <w:pPr>
        <w:spacing w:after="0"/>
        <w:rPr>
          <w:moveFrom w:id="431" w:author="Cherie Markley" w:date="2025-12-16T17:00:00Z" w16du:dateUtc="2025-12-16T23:00:00Z"/>
          <w:sz w:val="22"/>
          <w:szCs w:val="22"/>
        </w:rPr>
        <w:pPrChange w:id="432" w:author="Cherie Markley" w:date="2025-12-16T17:14:00Z" w16du:dateUtc="2025-12-16T23:14:00Z">
          <w:pPr>
            <w:numPr>
              <w:numId w:val="3"/>
            </w:numPr>
            <w:tabs>
              <w:tab w:val="num" w:pos="720"/>
            </w:tabs>
            <w:spacing w:after="0"/>
            <w:ind w:left="720" w:hanging="360"/>
          </w:pPr>
        </w:pPrChange>
      </w:pPr>
      <w:moveFrom w:id="433" w:author="Cherie Markley" w:date="2025-12-16T17:00:00Z" w16du:dateUtc="2025-12-16T23:00:00Z">
        <w:r w:rsidRPr="00915704" w:rsidDel="0099462D">
          <w:rPr>
            <w:sz w:val="22"/>
            <w:szCs w:val="22"/>
          </w:rPr>
          <w:t>Copy or reverse engineer our technology</w:t>
        </w:r>
      </w:moveFrom>
    </w:p>
    <w:p w14:paraId="39067205" w14:textId="15283BFD" w:rsidR="004C7F74" w:rsidRPr="00915704" w:rsidRDefault="004C7F74">
      <w:pPr>
        <w:spacing w:after="0"/>
        <w:ind w:left="720"/>
        <w:rPr>
          <w:sz w:val="22"/>
          <w:szCs w:val="22"/>
        </w:rPr>
        <w:pPrChange w:id="434" w:author="Cherie Markley" w:date="2025-12-16T17:14:00Z" w16du:dateUtc="2025-12-16T23:14:00Z">
          <w:pPr>
            <w:numPr>
              <w:numId w:val="3"/>
            </w:numPr>
            <w:tabs>
              <w:tab w:val="num" w:pos="720"/>
            </w:tabs>
            <w:spacing w:after="0"/>
            <w:ind w:left="720" w:hanging="360"/>
          </w:pPr>
        </w:pPrChange>
      </w:pPr>
      <w:moveFrom w:id="435" w:author="Cherie Markley" w:date="2025-12-16T17:00:00Z" w16du:dateUtc="2025-12-16T23:00:00Z">
        <w:r w:rsidRPr="00915704" w:rsidDel="0099462D">
          <w:rPr>
            <w:sz w:val="22"/>
            <w:szCs w:val="22"/>
          </w:rPr>
          <w:t>Record anyone without their knowledge where consent is legally required</w:t>
        </w:r>
      </w:moveFrom>
      <w:moveFromRangeEnd w:id="401"/>
    </w:p>
    <w:p w14:paraId="4750FA4A" w14:textId="62424B47" w:rsidR="004C7F74" w:rsidRPr="00915704" w:rsidRDefault="004C7F74">
      <w:pPr>
        <w:pStyle w:val="ListParagraph"/>
        <w:numPr>
          <w:ilvl w:val="0"/>
          <w:numId w:val="6"/>
        </w:numPr>
        <w:spacing w:after="0"/>
        <w:rPr>
          <w:b/>
          <w:bCs/>
          <w:sz w:val="22"/>
          <w:szCs w:val="22"/>
          <w:rPrChange w:id="436" w:author="Cherie Markley" w:date="2025-12-16T20:47:00Z" w16du:dateUtc="2025-12-17T02:47:00Z">
            <w:rPr/>
          </w:rPrChange>
        </w:rPr>
        <w:pPrChange w:id="437" w:author="Cherie Markley" w:date="2025-12-16T17:14:00Z" w16du:dateUtc="2025-12-16T23:14:00Z">
          <w:pPr>
            <w:spacing w:after="0"/>
          </w:pPr>
        </w:pPrChange>
      </w:pPr>
      <w:del w:id="438" w:author="Cherie Markley" w:date="2025-12-16T17:14:00Z" w16du:dateUtc="2025-12-16T23:14:00Z">
        <w:r w:rsidRPr="00915704" w:rsidDel="00361279">
          <w:rPr>
            <w:b/>
            <w:bCs/>
            <w:sz w:val="22"/>
            <w:szCs w:val="22"/>
            <w:rPrChange w:id="439" w:author="Cherie Markley" w:date="2025-12-16T20:47:00Z" w16du:dateUtc="2025-12-17T02:47:00Z">
              <w:rPr/>
            </w:rPrChange>
          </w:rPr>
          <w:delText xml:space="preserve">4. Your </w:delText>
        </w:r>
      </w:del>
      <w:r w:rsidRPr="00915704">
        <w:rPr>
          <w:b/>
          <w:bCs/>
          <w:sz w:val="22"/>
          <w:szCs w:val="22"/>
          <w:rPrChange w:id="440" w:author="Cherie Markley" w:date="2025-12-16T20:47:00Z" w16du:dateUtc="2025-12-17T02:47:00Z">
            <w:rPr/>
          </w:rPrChange>
        </w:rPr>
        <w:t>Voice Recordings and Data</w:t>
      </w:r>
    </w:p>
    <w:p w14:paraId="089EC5DF" w14:textId="3E610ACE" w:rsidR="004C7F74" w:rsidRPr="00915704" w:rsidRDefault="004C7F74">
      <w:pPr>
        <w:spacing w:after="0"/>
        <w:ind w:left="720"/>
        <w:rPr>
          <w:sz w:val="22"/>
          <w:szCs w:val="22"/>
        </w:rPr>
        <w:pPrChange w:id="441" w:author="Cherie Markley" w:date="2025-12-16T17:15:00Z" w16du:dateUtc="2025-12-16T23:15:00Z">
          <w:pPr>
            <w:spacing w:after="0"/>
          </w:pPr>
        </w:pPrChange>
      </w:pPr>
      <w:del w:id="442" w:author="Cherie Markley" w:date="2025-12-16T17:14:00Z" w16du:dateUtc="2025-12-16T23:14:00Z">
        <w:r w:rsidRPr="00915704" w:rsidDel="00361279">
          <w:rPr>
            <w:b/>
            <w:bCs/>
            <w:sz w:val="22"/>
            <w:szCs w:val="22"/>
          </w:rPr>
          <w:delText>You Own Your Content</w:delText>
        </w:r>
        <w:r w:rsidRPr="00915704" w:rsidDel="00361279">
          <w:rPr>
            <w:sz w:val="22"/>
            <w:szCs w:val="22"/>
          </w:rPr>
          <w:br/>
          <w:delText>Your</w:delText>
        </w:r>
      </w:del>
      <w:ins w:id="443" w:author="Cherie Markley" w:date="2025-12-16T17:14:00Z" w16du:dateUtc="2025-12-16T23:14:00Z">
        <w:r w:rsidR="00361279" w:rsidRPr="00915704">
          <w:rPr>
            <w:sz w:val="22"/>
            <w:szCs w:val="22"/>
          </w:rPr>
          <w:t>User’s</w:t>
        </w:r>
      </w:ins>
      <w:r w:rsidRPr="00915704">
        <w:rPr>
          <w:sz w:val="22"/>
          <w:szCs w:val="22"/>
        </w:rPr>
        <w:t xml:space="preserve"> voice recordings, audio files, and other content belong to </w:t>
      </w:r>
      <w:del w:id="444" w:author="Cherie Markley" w:date="2025-12-16T17:18:00Z" w16du:dateUtc="2025-12-16T23:18:00Z">
        <w:r w:rsidRPr="00915704" w:rsidDel="00361279">
          <w:rPr>
            <w:sz w:val="22"/>
            <w:szCs w:val="22"/>
          </w:rPr>
          <w:delText>you</w:delText>
        </w:r>
      </w:del>
      <w:ins w:id="445" w:author="Cherie Markley" w:date="2025-12-16T17:18:00Z" w16du:dateUtc="2025-12-16T23:18:00Z">
        <w:r w:rsidR="00361279" w:rsidRPr="00915704">
          <w:rPr>
            <w:sz w:val="22"/>
            <w:szCs w:val="22"/>
          </w:rPr>
          <w:t>the User</w:t>
        </w:r>
      </w:ins>
      <w:r w:rsidRPr="00915704">
        <w:rPr>
          <w:sz w:val="22"/>
          <w:szCs w:val="22"/>
        </w:rPr>
        <w:t xml:space="preserve">. By using </w:t>
      </w:r>
      <w:del w:id="446" w:author="Cherie Markley" w:date="2025-12-16T17:15:00Z" w16du:dateUtc="2025-12-16T23:15:00Z">
        <w:r w:rsidRPr="00915704" w:rsidDel="00361279">
          <w:rPr>
            <w:sz w:val="22"/>
            <w:szCs w:val="22"/>
          </w:rPr>
          <w:delText>SpeakEQ</w:delText>
        </w:r>
      </w:del>
      <w:ins w:id="447" w:author="Cherie Markley" w:date="2025-12-18T17:03:00Z" w16du:dateUtc="2025-12-18T23:03:00Z">
        <w:r w:rsidR="00E212E2">
          <w:rPr>
            <w:sz w:val="22"/>
            <w:szCs w:val="22"/>
          </w:rPr>
          <w:t>SpeakEQ</w:t>
        </w:r>
      </w:ins>
      <w:r w:rsidRPr="00915704">
        <w:rPr>
          <w:sz w:val="22"/>
          <w:szCs w:val="22"/>
        </w:rPr>
        <w:t xml:space="preserve">, </w:t>
      </w:r>
      <w:del w:id="448" w:author="Cherie Markley" w:date="2025-12-16T17:18:00Z" w16du:dateUtc="2025-12-16T23:18:00Z">
        <w:r w:rsidRPr="00915704" w:rsidDel="00361279">
          <w:rPr>
            <w:sz w:val="22"/>
            <w:szCs w:val="22"/>
          </w:rPr>
          <w:delText xml:space="preserve">you </w:delText>
        </w:r>
      </w:del>
      <w:ins w:id="449" w:author="Cherie Markley" w:date="2025-12-16T17:18:00Z" w16du:dateUtc="2025-12-16T23:18:00Z">
        <w:r w:rsidR="00361279" w:rsidRPr="00915704">
          <w:rPr>
            <w:sz w:val="22"/>
            <w:szCs w:val="22"/>
          </w:rPr>
          <w:t xml:space="preserve">the User </w:t>
        </w:r>
      </w:ins>
      <w:r w:rsidRPr="00915704">
        <w:rPr>
          <w:sz w:val="22"/>
          <w:szCs w:val="22"/>
        </w:rPr>
        <w:t>give</w:t>
      </w:r>
      <w:ins w:id="450" w:author="Cherie Markley" w:date="2025-12-16T17:18:00Z" w16du:dateUtc="2025-12-16T23:18:00Z">
        <w:r w:rsidR="00361279" w:rsidRPr="00915704">
          <w:rPr>
            <w:sz w:val="22"/>
            <w:szCs w:val="22"/>
          </w:rPr>
          <w:t>s</w:t>
        </w:r>
      </w:ins>
      <w:r w:rsidRPr="00915704">
        <w:rPr>
          <w:sz w:val="22"/>
          <w:szCs w:val="22"/>
        </w:rPr>
        <w:t xml:space="preserve"> </w:t>
      </w:r>
      <w:del w:id="451" w:author="Cherie Markley" w:date="2025-12-16T17:18:00Z" w16du:dateUtc="2025-12-16T23:18:00Z">
        <w:r w:rsidRPr="00915704" w:rsidDel="00361279">
          <w:rPr>
            <w:sz w:val="22"/>
            <w:szCs w:val="22"/>
          </w:rPr>
          <w:delText xml:space="preserve">us </w:delText>
        </w:r>
      </w:del>
      <w:ins w:id="452" w:author="Cherie Markley" w:date="2025-12-18T17:03:00Z" w16du:dateUtc="2025-12-18T23:03:00Z">
        <w:r w:rsidR="00E212E2">
          <w:rPr>
            <w:sz w:val="22"/>
            <w:szCs w:val="22"/>
          </w:rPr>
          <w:t>SpeakEQ</w:t>
        </w:r>
      </w:ins>
      <w:ins w:id="453" w:author="Cherie Markley" w:date="2025-12-16T17:18:00Z" w16du:dateUtc="2025-12-16T23:18:00Z">
        <w:r w:rsidR="00361279" w:rsidRPr="00915704">
          <w:rPr>
            <w:sz w:val="22"/>
            <w:szCs w:val="22"/>
          </w:rPr>
          <w:t xml:space="preserve"> </w:t>
        </w:r>
      </w:ins>
      <w:r w:rsidRPr="00915704">
        <w:rPr>
          <w:sz w:val="22"/>
          <w:szCs w:val="22"/>
        </w:rPr>
        <w:t>permission to:</w:t>
      </w:r>
    </w:p>
    <w:p w14:paraId="4E19BF72" w14:textId="7673B4E3" w:rsidR="004C7F74" w:rsidRPr="00915704" w:rsidRDefault="004C7F74" w:rsidP="004C7F74">
      <w:pPr>
        <w:numPr>
          <w:ilvl w:val="0"/>
          <w:numId w:val="4"/>
        </w:numPr>
        <w:spacing w:after="0"/>
        <w:rPr>
          <w:sz w:val="22"/>
          <w:szCs w:val="22"/>
        </w:rPr>
      </w:pPr>
      <w:r w:rsidRPr="00915704">
        <w:rPr>
          <w:sz w:val="22"/>
          <w:szCs w:val="22"/>
        </w:rPr>
        <w:t xml:space="preserve">Analyze and process </w:t>
      </w:r>
      <w:del w:id="454" w:author="Cherie Markley" w:date="2025-12-16T17:18:00Z" w16du:dateUtc="2025-12-16T23:18:00Z">
        <w:r w:rsidRPr="00915704" w:rsidDel="00361279">
          <w:rPr>
            <w:sz w:val="22"/>
            <w:szCs w:val="22"/>
          </w:rPr>
          <w:delText xml:space="preserve">your </w:delText>
        </w:r>
      </w:del>
      <w:r w:rsidRPr="00915704">
        <w:rPr>
          <w:sz w:val="22"/>
          <w:szCs w:val="22"/>
        </w:rPr>
        <w:t>recordings to provide insights</w:t>
      </w:r>
    </w:p>
    <w:p w14:paraId="4CD26489" w14:textId="67B29317" w:rsidR="004C7F74" w:rsidRPr="00915704" w:rsidRDefault="004C7F74" w:rsidP="004C7F74">
      <w:pPr>
        <w:numPr>
          <w:ilvl w:val="0"/>
          <w:numId w:val="4"/>
        </w:numPr>
        <w:spacing w:after="0"/>
        <w:rPr>
          <w:sz w:val="22"/>
          <w:szCs w:val="22"/>
        </w:rPr>
      </w:pPr>
      <w:r w:rsidRPr="00915704">
        <w:rPr>
          <w:sz w:val="22"/>
          <w:szCs w:val="22"/>
        </w:rPr>
        <w:t xml:space="preserve">Store </w:t>
      </w:r>
      <w:del w:id="455" w:author="Cherie Markley" w:date="2025-12-16T17:18:00Z" w16du:dateUtc="2025-12-16T23:18:00Z">
        <w:r w:rsidRPr="00915704" w:rsidDel="00361279">
          <w:rPr>
            <w:sz w:val="22"/>
            <w:szCs w:val="22"/>
          </w:rPr>
          <w:delText xml:space="preserve">your </w:delText>
        </w:r>
      </w:del>
      <w:r w:rsidRPr="00915704">
        <w:rPr>
          <w:sz w:val="22"/>
          <w:szCs w:val="22"/>
        </w:rPr>
        <w:t xml:space="preserve">data securely so </w:t>
      </w:r>
      <w:del w:id="456" w:author="Cherie Markley" w:date="2025-12-16T17:18:00Z" w16du:dateUtc="2025-12-16T23:18:00Z">
        <w:r w:rsidRPr="00915704" w:rsidDel="00361279">
          <w:rPr>
            <w:sz w:val="22"/>
            <w:szCs w:val="22"/>
          </w:rPr>
          <w:delText xml:space="preserve">you </w:delText>
        </w:r>
      </w:del>
      <w:ins w:id="457" w:author="Cherie Markley" w:date="2025-12-16T17:18:00Z" w16du:dateUtc="2025-12-16T23:18:00Z">
        <w:r w:rsidR="00361279" w:rsidRPr="00915704">
          <w:rPr>
            <w:sz w:val="22"/>
            <w:szCs w:val="22"/>
          </w:rPr>
          <w:t xml:space="preserve">the </w:t>
        </w:r>
      </w:ins>
      <w:ins w:id="458" w:author="Cherie Markley" w:date="2025-12-16T17:19:00Z" w16du:dateUtc="2025-12-16T23:19:00Z">
        <w:r w:rsidR="00361279" w:rsidRPr="00915704">
          <w:rPr>
            <w:sz w:val="22"/>
            <w:szCs w:val="22"/>
          </w:rPr>
          <w:t>U</w:t>
        </w:r>
      </w:ins>
      <w:ins w:id="459" w:author="Cherie Markley" w:date="2025-12-16T17:18:00Z" w16du:dateUtc="2025-12-16T23:18:00Z">
        <w:r w:rsidR="00361279" w:rsidRPr="00915704">
          <w:rPr>
            <w:sz w:val="22"/>
            <w:szCs w:val="22"/>
          </w:rPr>
          <w:t xml:space="preserve">ser </w:t>
        </w:r>
      </w:ins>
      <w:r w:rsidRPr="00915704">
        <w:rPr>
          <w:sz w:val="22"/>
          <w:szCs w:val="22"/>
        </w:rPr>
        <w:t>can access it anytime</w:t>
      </w:r>
    </w:p>
    <w:p w14:paraId="3E67B9BB" w14:textId="3E34F5AB" w:rsidR="004C7F74" w:rsidRPr="00915704" w:rsidRDefault="004C7F74" w:rsidP="004C7F74">
      <w:pPr>
        <w:numPr>
          <w:ilvl w:val="0"/>
          <w:numId w:val="4"/>
        </w:numPr>
        <w:spacing w:after="0"/>
        <w:rPr>
          <w:sz w:val="22"/>
          <w:szCs w:val="22"/>
        </w:rPr>
      </w:pPr>
      <w:r w:rsidRPr="00915704">
        <w:rPr>
          <w:sz w:val="22"/>
          <w:szCs w:val="22"/>
        </w:rPr>
        <w:t xml:space="preserve">Use </w:t>
      </w:r>
      <w:del w:id="460" w:author="Cherie Markley" w:date="2025-12-16T17:19:00Z" w16du:dateUtc="2025-12-16T23:19:00Z">
        <w:r w:rsidRPr="00915704" w:rsidDel="00361279">
          <w:rPr>
            <w:sz w:val="22"/>
            <w:szCs w:val="22"/>
          </w:rPr>
          <w:delText xml:space="preserve">your </w:delText>
        </w:r>
      </w:del>
      <w:ins w:id="461" w:author="Cherie Markley" w:date="2025-12-16T17:19:00Z" w16du:dateUtc="2025-12-16T23:19:00Z">
        <w:r w:rsidR="00361279" w:rsidRPr="00915704">
          <w:rPr>
            <w:sz w:val="22"/>
            <w:szCs w:val="22"/>
          </w:rPr>
          <w:t xml:space="preserve">the User’s </w:t>
        </w:r>
      </w:ins>
      <w:r w:rsidRPr="00915704">
        <w:rPr>
          <w:sz w:val="22"/>
          <w:szCs w:val="22"/>
        </w:rPr>
        <w:t xml:space="preserve">voice data to train and improve </w:t>
      </w:r>
      <w:del w:id="462" w:author="Cherie Markley" w:date="2025-12-16T17:19:00Z" w16du:dateUtc="2025-12-16T23:19:00Z">
        <w:r w:rsidRPr="00915704" w:rsidDel="00361279">
          <w:rPr>
            <w:sz w:val="22"/>
            <w:szCs w:val="22"/>
          </w:rPr>
          <w:delText xml:space="preserve">our </w:delText>
        </w:r>
      </w:del>
      <w:ins w:id="463" w:author="Cherie Markley" w:date="2025-12-18T17:03:00Z" w16du:dateUtc="2025-12-18T23:03:00Z">
        <w:r w:rsidR="00E212E2">
          <w:rPr>
            <w:sz w:val="22"/>
            <w:szCs w:val="22"/>
          </w:rPr>
          <w:t>SpeakEQ’s</w:t>
        </w:r>
      </w:ins>
      <w:ins w:id="464" w:author="Cherie Markley" w:date="2025-12-16T17:19:00Z" w16du:dateUtc="2025-12-16T23:19:00Z">
        <w:r w:rsidR="00361279" w:rsidRPr="00915704">
          <w:rPr>
            <w:sz w:val="22"/>
            <w:szCs w:val="22"/>
          </w:rPr>
          <w:t xml:space="preserve"> </w:t>
        </w:r>
      </w:ins>
      <w:r w:rsidRPr="00915704">
        <w:rPr>
          <w:sz w:val="22"/>
          <w:szCs w:val="22"/>
        </w:rPr>
        <w:t>emotion recognition technology</w:t>
      </w:r>
    </w:p>
    <w:p w14:paraId="2C4D0C3B" w14:textId="2FCC551E" w:rsidR="004C7F74" w:rsidRPr="00915704" w:rsidRDefault="004C7F74" w:rsidP="004C7F74">
      <w:pPr>
        <w:numPr>
          <w:ilvl w:val="0"/>
          <w:numId w:val="4"/>
        </w:numPr>
        <w:spacing w:after="0"/>
        <w:rPr>
          <w:ins w:id="465" w:author="Cherie Markley" w:date="2025-12-16T20:33:00Z" w16du:dateUtc="2025-12-17T02:33:00Z"/>
          <w:sz w:val="22"/>
          <w:szCs w:val="22"/>
        </w:rPr>
      </w:pPr>
      <w:r w:rsidRPr="00915704">
        <w:rPr>
          <w:sz w:val="22"/>
          <w:szCs w:val="22"/>
        </w:rPr>
        <w:t xml:space="preserve">Keep </w:t>
      </w:r>
      <w:del w:id="466" w:author="Cherie Markley" w:date="2025-12-16T17:20:00Z" w16du:dateUtc="2025-12-16T23:20:00Z">
        <w:r w:rsidRPr="00915704" w:rsidDel="00361279">
          <w:rPr>
            <w:sz w:val="22"/>
            <w:szCs w:val="22"/>
          </w:rPr>
          <w:delText xml:space="preserve">your </w:delText>
        </w:r>
      </w:del>
      <w:ins w:id="467" w:author="Cherie Markley" w:date="2025-12-16T17:20:00Z" w16du:dateUtc="2025-12-16T23:20:00Z">
        <w:r w:rsidR="00361279" w:rsidRPr="00915704">
          <w:rPr>
            <w:sz w:val="22"/>
            <w:szCs w:val="22"/>
          </w:rPr>
          <w:t xml:space="preserve">the User’s </w:t>
        </w:r>
      </w:ins>
      <w:r w:rsidRPr="00915704">
        <w:rPr>
          <w:sz w:val="22"/>
          <w:szCs w:val="22"/>
        </w:rPr>
        <w:t>data encrypted and protected</w:t>
      </w:r>
    </w:p>
    <w:p w14:paraId="26F22E40" w14:textId="77777777" w:rsidR="00C86341" w:rsidRPr="00915704" w:rsidRDefault="00C86341">
      <w:pPr>
        <w:spacing w:after="0"/>
        <w:ind w:left="720"/>
        <w:rPr>
          <w:ins w:id="468" w:author="Cherie Markley" w:date="2025-12-16T17:19:00Z" w16du:dateUtc="2025-12-16T23:19:00Z"/>
          <w:sz w:val="22"/>
          <w:szCs w:val="22"/>
        </w:rPr>
        <w:pPrChange w:id="469" w:author="Cherie Markley" w:date="2025-12-16T20:33:00Z" w16du:dateUtc="2025-12-17T02:33:00Z">
          <w:pPr>
            <w:numPr>
              <w:numId w:val="4"/>
            </w:numPr>
            <w:tabs>
              <w:tab w:val="num" w:pos="720"/>
            </w:tabs>
            <w:spacing w:after="0"/>
            <w:ind w:left="720" w:hanging="360"/>
          </w:pPr>
        </w:pPrChange>
      </w:pPr>
    </w:p>
    <w:p w14:paraId="5C6F22DB" w14:textId="409F8065" w:rsidR="00361279" w:rsidRPr="00915704" w:rsidDel="00C86341" w:rsidRDefault="00361279">
      <w:pPr>
        <w:pStyle w:val="ListParagraph"/>
        <w:numPr>
          <w:ilvl w:val="0"/>
          <w:numId w:val="6"/>
        </w:numPr>
        <w:rPr>
          <w:del w:id="470" w:author="Cherie Markley" w:date="2025-12-16T20:32:00Z" w16du:dateUtc="2025-12-17T02:32:00Z"/>
          <w:sz w:val="22"/>
          <w:szCs w:val="22"/>
          <w:rPrChange w:id="471" w:author="Cherie Markley" w:date="2025-12-16T20:47:00Z" w16du:dateUtc="2025-12-17T02:47:00Z">
            <w:rPr>
              <w:del w:id="472" w:author="Cherie Markley" w:date="2025-12-16T20:32:00Z" w16du:dateUtc="2025-12-17T02:32:00Z"/>
            </w:rPr>
          </w:rPrChange>
        </w:rPr>
        <w:pPrChange w:id="473" w:author="Cherie Markley" w:date="2025-12-16T20:32:00Z" w16du:dateUtc="2025-12-17T02:32:00Z">
          <w:pPr>
            <w:numPr>
              <w:numId w:val="4"/>
            </w:numPr>
            <w:tabs>
              <w:tab w:val="num" w:pos="720"/>
            </w:tabs>
            <w:spacing w:after="0"/>
            <w:ind w:left="720" w:hanging="360"/>
          </w:pPr>
        </w:pPrChange>
      </w:pPr>
    </w:p>
    <w:p w14:paraId="22DB1059" w14:textId="6C74668C" w:rsidR="004C7F74" w:rsidRPr="00915704" w:rsidDel="000C37D5" w:rsidRDefault="004C7F74">
      <w:pPr>
        <w:pStyle w:val="ListParagraph"/>
        <w:numPr>
          <w:ilvl w:val="0"/>
          <w:numId w:val="6"/>
        </w:numPr>
        <w:rPr>
          <w:del w:id="474" w:author="Cherie Markley" w:date="2025-12-16T17:17:00Z" w16du:dateUtc="2025-12-16T23:17:00Z"/>
          <w:b/>
          <w:bCs/>
          <w:sz w:val="22"/>
          <w:szCs w:val="22"/>
          <w:rPrChange w:id="475" w:author="Cherie Markley" w:date="2025-12-16T20:47:00Z" w16du:dateUtc="2025-12-17T02:47:00Z">
            <w:rPr>
              <w:del w:id="476" w:author="Cherie Markley" w:date="2025-12-16T17:17:00Z" w16du:dateUtc="2025-12-16T23:17:00Z"/>
              <w:b/>
              <w:bCs/>
            </w:rPr>
          </w:rPrChange>
        </w:rPr>
        <w:pPrChange w:id="477" w:author="Cherie Markley" w:date="2025-12-16T20:32:00Z" w16du:dateUtc="2025-12-17T02:32:00Z">
          <w:pPr>
            <w:spacing w:after="0"/>
          </w:pPr>
        </w:pPrChange>
      </w:pPr>
      <w:del w:id="478" w:author="Cherie Markley" w:date="2025-12-16T17:17:00Z" w16du:dateUtc="2025-12-16T23:17:00Z">
        <w:r w:rsidRPr="00915704" w:rsidDel="00361279">
          <w:rPr>
            <w:b/>
            <w:bCs/>
            <w:sz w:val="22"/>
            <w:szCs w:val="22"/>
            <w:rPrChange w:id="479" w:author="Cherie Markley" w:date="2025-12-16T20:47:00Z" w16du:dateUtc="2025-12-17T02:47:00Z">
              <w:rPr>
                <w:b/>
                <w:bCs/>
              </w:rPr>
            </w:rPrChange>
          </w:rPr>
          <w:delText>Your Responsibility</w:delText>
        </w:r>
        <w:r w:rsidRPr="00915704" w:rsidDel="00361279">
          <w:rPr>
            <w:sz w:val="22"/>
            <w:szCs w:val="22"/>
            <w:rPrChange w:id="480" w:author="Cherie Markley" w:date="2025-12-16T20:47:00Z" w16du:dateUtc="2025-12-17T02:47:00Z">
              <w:rPr/>
            </w:rPrChange>
          </w:rPr>
          <w:br/>
          <w:delText>Make sure you have the right to upload any content to the App. Don't upload recordings of other people without their permission if required by law in your location.</w:delText>
        </w:r>
      </w:del>
    </w:p>
    <w:p w14:paraId="490EE2CD" w14:textId="31A5296B" w:rsidR="004C7F74" w:rsidRPr="00915704" w:rsidDel="00C86341" w:rsidRDefault="004C7F74" w:rsidP="00C86341">
      <w:pPr>
        <w:pStyle w:val="ListParagraph"/>
        <w:numPr>
          <w:ilvl w:val="0"/>
          <w:numId w:val="6"/>
        </w:numPr>
        <w:rPr>
          <w:del w:id="481" w:author="Cherie Markley" w:date="2025-12-16T18:48:00Z" w16du:dateUtc="2025-12-17T00:48:00Z"/>
          <w:b/>
          <w:bCs/>
          <w:sz w:val="22"/>
          <w:szCs w:val="22"/>
          <w:rPrChange w:id="482" w:author="Cherie Markley" w:date="2025-12-16T20:47:00Z" w16du:dateUtc="2025-12-17T02:47:00Z">
            <w:rPr>
              <w:del w:id="483" w:author="Cherie Markley" w:date="2025-12-16T18:48:00Z" w16du:dateUtc="2025-12-17T00:48:00Z"/>
              <w:b/>
              <w:bCs/>
            </w:rPr>
          </w:rPrChange>
        </w:rPr>
      </w:pPr>
      <w:del w:id="484" w:author="Cherie Markley" w:date="2025-12-16T17:20:00Z" w16du:dateUtc="2025-12-16T23:20:00Z">
        <w:r w:rsidRPr="00915704" w:rsidDel="00361279">
          <w:rPr>
            <w:b/>
            <w:bCs/>
            <w:sz w:val="22"/>
            <w:szCs w:val="22"/>
            <w:rPrChange w:id="485" w:author="Cherie Markley" w:date="2025-12-16T20:47:00Z" w16du:dateUtc="2025-12-17T02:47:00Z">
              <w:rPr>
                <w:b/>
                <w:bCs/>
              </w:rPr>
            </w:rPrChange>
          </w:rPr>
          <w:delText>5</w:delText>
        </w:r>
      </w:del>
      <w:del w:id="486" w:author="Cherie Markley" w:date="2025-12-16T17:21:00Z" w16du:dateUtc="2025-12-16T23:21:00Z">
        <w:r w:rsidRPr="00915704" w:rsidDel="000C37D5">
          <w:rPr>
            <w:b/>
            <w:bCs/>
            <w:sz w:val="22"/>
            <w:szCs w:val="22"/>
            <w:rPrChange w:id="487" w:author="Cherie Markley" w:date="2025-12-16T20:47:00Z" w16du:dateUtc="2025-12-17T02:47:00Z">
              <w:rPr>
                <w:b/>
                <w:bCs/>
              </w:rPr>
            </w:rPrChange>
          </w:rPr>
          <w:delText xml:space="preserve">. </w:delText>
        </w:r>
      </w:del>
      <w:r w:rsidRPr="00915704">
        <w:rPr>
          <w:b/>
          <w:bCs/>
          <w:sz w:val="22"/>
          <w:szCs w:val="22"/>
          <w:rPrChange w:id="488" w:author="Cherie Markley" w:date="2025-12-16T20:47:00Z" w16du:dateUtc="2025-12-17T02:47:00Z">
            <w:rPr>
              <w:b/>
              <w:bCs/>
            </w:rPr>
          </w:rPrChange>
        </w:rPr>
        <w:t>Subscription and Payment</w:t>
      </w:r>
    </w:p>
    <w:p w14:paraId="5A3AAAB8" w14:textId="77777777" w:rsidR="00C86341" w:rsidRPr="00915704" w:rsidRDefault="00C86341">
      <w:pPr>
        <w:pStyle w:val="ListParagraph"/>
        <w:numPr>
          <w:ilvl w:val="0"/>
          <w:numId w:val="6"/>
        </w:numPr>
        <w:rPr>
          <w:ins w:id="489" w:author="Cherie Markley" w:date="2025-12-16T20:33:00Z" w16du:dateUtc="2025-12-17T02:33:00Z"/>
          <w:b/>
          <w:bCs/>
          <w:sz w:val="22"/>
          <w:szCs w:val="22"/>
          <w:rPrChange w:id="490" w:author="Cherie Markley" w:date="2025-12-16T20:47:00Z" w16du:dateUtc="2025-12-17T02:47:00Z">
            <w:rPr>
              <w:ins w:id="491" w:author="Cherie Markley" w:date="2025-12-16T20:33:00Z" w16du:dateUtc="2025-12-17T02:33:00Z"/>
              <w:b/>
              <w:bCs/>
            </w:rPr>
          </w:rPrChange>
        </w:rPr>
        <w:pPrChange w:id="492" w:author="Cherie Markley" w:date="2025-12-16T20:32:00Z" w16du:dateUtc="2025-12-17T02:32:00Z">
          <w:pPr>
            <w:spacing w:after="0"/>
          </w:pPr>
        </w:pPrChange>
      </w:pPr>
    </w:p>
    <w:p w14:paraId="03D6BF12" w14:textId="77777777" w:rsidR="00C9423E" w:rsidRPr="00915704" w:rsidRDefault="00C9423E">
      <w:pPr>
        <w:pStyle w:val="ListParagraph"/>
        <w:rPr>
          <w:ins w:id="493" w:author="Cherie Markley" w:date="2025-12-16T18:49:00Z" w16du:dateUtc="2025-12-17T00:49:00Z"/>
          <w:sz w:val="22"/>
          <w:szCs w:val="22"/>
          <w:rPrChange w:id="494" w:author="Cherie Markley" w:date="2025-12-16T20:47:00Z" w16du:dateUtc="2025-12-17T02:47:00Z">
            <w:rPr>
              <w:ins w:id="495" w:author="Cherie Markley" w:date="2025-12-16T18:49:00Z" w16du:dateUtc="2025-12-17T00:49:00Z"/>
              <w:b/>
              <w:bCs/>
              <w:sz w:val="22"/>
              <w:szCs w:val="22"/>
            </w:rPr>
          </w:rPrChange>
        </w:rPr>
        <w:pPrChange w:id="496" w:author="Cherie Markley" w:date="2025-12-16T20:33:00Z" w16du:dateUtc="2025-12-17T02:33:00Z">
          <w:pPr>
            <w:pStyle w:val="ListParagraph"/>
            <w:numPr>
              <w:numId w:val="6"/>
            </w:numPr>
            <w:spacing w:after="0"/>
            <w:ind w:left="360" w:hanging="360"/>
          </w:pPr>
        </w:pPrChange>
      </w:pPr>
    </w:p>
    <w:p w14:paraId="5B1F9C5A" w14:textId="08C55CD1" w:rsidR="004C7F74" w:rsidRPr="00915704" w:rsidRDefault="004C7F74" w:rsidP="00C9423E">
      <w:pPr>
        <w:pStyle w:val="ListParagraph"/>
        <w:spacing w:after="0"/>
        <w:ind w:left="360"/>
        <w:rPr>
          <w:ins w:id="497" w:author="Cherie Markley" w:date="2025-12-16T20:40:00Z" w16du:dateUtc="2025-12-17T02:40:00Z"/>
          <w:sz w:val="22"/>
          <w:szCs w:val="22"/>
        </w:rPr>
      </w:pPr>
      <w:r w:rsidRPr="00915704">
        <w:rPr>
          <w:b/>
          <w:bCs/>
          <w:sz w:val="22"/>
          <w:szCs w:val="22"/>
        </w:rPr>
        <w:t>Free and Paid Features</w:t>
      </w:r>
      <w:r w:rsidRPr="00915704">
        <w:rPr>
          <w:sz w:val="22"/>
          <w:szCs w:val="22"/>
        </w:rPr>
        <w:br/>
      </w:r>
      <w:del w:id="498" w:author="Cherie Markley" w:date="2025-12-16T17:21:00Z" w16du:dateUtc="2025-12-16T23:21:00Z">
        <w:r w:rsidRPr="00915704" w:rsidDel="000C37D5">
          <w:rPr>
            <w:sz w:val="22"/>
            <w:szCs w:val="22"/>
          </w:rPr>
          <w:delText xml:space="preserve">SpeakEQ </w:delText>
        </w:r>
      </w:del>
      <w:ins w:id="499" w:author="Cherie Markley" w:date="2025-12-18T17:03:00Z" w16du:dateUtc="2025-12-18T23:03:00Z">
        <w:r w:rsidR="00E212E2">
          <w:rPr>
            <w:sz w:val="22"/>
            <w:szCs w:val="22"/>
          </w:rPr>
          <w:t>SpeakEQ</w:t>
        </w:r>
      </w:ins>
      <w:ins w:id="500" w:author="Cherie Markley" w:date="2025-12-16T17:21:00Z" w16du:dateUtc="2025-12-16T23:21:00Z">
        <w:r w:rsidR="000C37D5" w:rsidRPr="00915704">
          <w:rPr>
            <w:sz w:val="22"/>
            <w:szCs w:val="22"/>
          </w:rPr>
          <w:t xml:space="preserve"> </w:t>
        </w:r>
      </w:ins>
      <w:r w:rsidRPr="00915704">
        <w:rPr>
          <w:sz w:val="22"/>
          <w:szCs w:val="22"/>
        </w:rPr>
        <w:t xml:space="preserve">offers both free features and premium services. Prices are shown in </w:t>
      </w:r>
      <w:del w:id="501" w:author="Cherie Markley" w:date="2025-12-18T17:03:00Z" w16du:dateUtc="2025-12-18T23:03:00Z">
        <w:r w:rsidRPr="00915704" w:rsidDel="00E212E2">
          <w:rPr>
            <w:sz w:val="22"/>
            <w:szCs w:val="22"/>
          </w:rPr>
          <w:delText>the App</w:delText>
        </w:r>
      </w:del>
      <w:ins w:id="502" w:author="Cherie Markley" w:date="2025-12-18T17:03:00Z" w16du:dateUtc="2025-12-18T23:03:00Z">
        <w:r w:rsidR="00E212E2">
          <w:rPr>
            <w:sz w:val="22"/>
            <w:szCs w:val="22"/>
          </w:rPr>
          <w:t>SpeakEQ</w:t>
        </w:r>
      </w:ins>
      <w:r w:rsidRPr="00915704">
        <w:rPr>
          <w:sz w:val="22"/>
          <w:szCs w:val="22"/>
        </w:rPr>
        <w:t xml:space="preserve"> and charged in U</w:t>
      </w:r>
      <w:ins w:id="503" w:author="Cherie Markley" w:date="2025-12-16T20:44:00Z" w16du:dateUtc="2025-12-17T02:44:00Z">
        <w:r w:rsidR="008E0EE5" w:rsidRPr="00915704">
          <w:rPr>
            <w:sz w:val="22"/>
            <w:szCs w:val="22"/>
          </w:rPr>
          <w:t xml:space="preserve">nited </w:t>
        </w:r>
      </w:ins>
      <w:r w:rsidRPr="00915704">
        <w:rPr>
          <w:sz w:val="22"/>
          <w:szCs w:val="22"/>
        </w:rPr>
        <w:t>S</w:t>
      </w:r>
      <w:ins w:id="504" w:author="Cherie Markley" w:date="2025-12-16T20:44:00Z" w16du:dateUtc="2025-12-17T02:44:00Z">
        <w:r w:rsidR="008E0EE5" w:rsidRPr="00915704">
          <w:rPr>
            <w:sz w:val="22"/>
            <w:szCs w:val="22"/>
          </w:rPr>
          <w:t>tates</w:t>
        </w:r>
      </w:ins>
      <w:r w:rsidRPr="00915704">
        <w:rPr>
          <w:sz w:val="22"/>
          <w:szCs w:val="22"/>
        </w:rPr>
        <w:t xml:space="preserve"> dollars.</w:t>
      </w:r>
    </w:p>
    <w:p w14:paraId="70402EEA" w14:textId="77777777" w:rsidR="00C86341" w:rsidRPr="00915704" w:rsidRDefault="00C86341">
      <w:pPr>
        <w:pStyle w:val="ListParagraph"/>
        <w:spacing w:after="0"/>
        <w:ind w:left="360"/>
        <w:rPr>
          <w:sz w:val="22"/>
          <w:szCs w:val="22"/>
        </w:rPr>
        <w:pPrChange w:id="505" w:author="Cherie Markley" w:date="2025-12-16T18:49:00Z" w16du:dateUtc="2025-12-17T00:49:00Z">
          <w:pPr>
            <w:spacing w:after="0"/>
          </w:pPr>
        </w:pPrChange>
      </w:pPr>
    </w:p>
    <w:p w14:paraId="66BE0647" w14:textId="112458FE" w:rsidR="004C7F74" w:rsidRPr="00915704" w:rsidRDefault="004C7F74" w:rsidP="000C37D5">
      <w:pPr>
        <w:spacing w:after="0"/>
        <w:ind w:left="360"/>
        <w:rPr>
          <w:ins w:id="506" w:author="Cherie Markley" w:date="2025-12-16T20:40:00Z" w16du:dateUtc="2025-12-17T02:40:00Z"/>
          <w:sz w:val="22"/>
          <w:szCs w:val="22"/>
        </w:rPr>
      </w:pPr>
      <w:r w:rsidRPr="00915704">
        <w:rPr>
          <w:b/>
          <w:bCs/>
          <w:sz w:val="22"/>
          <w:szCs w:val="22"/>
        </w:rPr>
        <w:t>Auto-Renewal</w:t>
      </w:r>
      <w:r w:rsidRPr="00915704">
        <w:rPr>
          <w:sz w:val="22"/>
          <w:szCs w:val="22"/>
        </w:rPr>
        <w:br/>
        <w:t xml:space="preserve">If </w:t>
      </w:r>
      <w:del w:id="507" w:author="Cherie Markley" w:date="2025-12-16T17:21:00Z" w16du:dateUtc="2025-12-16T23:21:00Z">
        <w:r w:rsidRPr="00915704" w:rsidDel="000C37D5">
          <w:rPr>
            <w:sz w:val="22"/>
            <w:szCs w:val="22"/>
          </w:rPr>
          <w:delText xml:space="preserve">you </w:delText>
        </w:r>
      </w:del>
      <w:ins w:id="508" w:author="Cherie Markley" w:date="2025-12-16T17:21:00Z" w16du:dateUtc="2025-12-16T23:21:00Z">
        <w:r w:rsidR="000C37D5" w:rsidRPr="00915704">
          <w:rPr>
            <w:sz w:val="22"/>
            <w:szCs w:val="22"/>
          </w:rPr>
          <w:t xml:space="preserve">the User </w:t>
        </w:r>
      </w:ins>
      <w:r w:rsidRPr="00915704">
        <w:rPr>
          <w:sz w:val="22"/>
          <w:szCs w:val="22"/>
        </w:rPr>
        <w:t>subscribe</w:t>
      </w:r>
      <w:ins w:id="509" w:author="Cherie Markley" w:date="2025-12-16T17:21:00Z" w16du:dateUtc="2025-12-16T23:21:00Z">
        <w:r w:rsidR="000C37D5" w:rsidRPr="00915704">
          <w:rPr>
            <w:sz w:val="22"/>
            <w:szCs w:val="22"/>
          </w:rPr>
          <w:t>s</w:t>
        </w:r>
      </w:ins>
      <w:r w:rsidRPr="00915704">
        <w:rPr>
          <w:sz w:val="22"/>
          <w:szCs w:val="22"/>
        </w:rPr>
        <w:t xml:space="preserve">, </w:t>
      </w:r>
      <w:del w:id="510" w:author="Cherie Markley" w:date="2025-12-16T17:22:00Z" w16du:dateUtc="2025-12-16T23:22:00Z">
        <w:r w:rsidRPr="00915704" w:rsidDel="000C37D5">
          <w:rPr>
            <w:sz w:val="22"/>
            <w:szCs w:val="22"/>
          </w:rPr>
          <w:delText xml:space="preserve">your </w:delText>
        </w:r>
      </w:del>
      <w:ins w:id="511" w:author="Cherie Markley" w:date="2025-12-16T17:22:00Z" w16du:dateUtc="2025-12-16T23:22:00Z">
        <w:r w:rsidR="000C37D5" w:rsidRPr="00915704">
          <w:rPr>
            <w:sz w:val="22"/>
            <w:szCs w:val="22"/>
          </w:rPr>
          <w:t xml:space="preserve">the </w:t>
        </w:r>
      </w:ins>
      <w:r w:rsidRPr="00915704">
        <w:rPr>
          <w:sz w:val="22"/>
          <w:szCs w:val="22"/>
        </w:rPr>
        <w:t xml:space="preserve">subscription automatically renews unless </w:t>
      </w:r>
      <w:del w:id="512" w:author="Cherie Markley" w:date="2025-12-16T17:23:00Z" w16du:dateUtc="2025-12-16T23:23:00Z">
        <w:r w:rsidRPr="00915704" w:rsidDel="000C37D5">
          <w:rPr>
            <w:sz w:val="22"/>
            <w:szCs w:val="22"/>
          </w:rPr>
          <w:delText xml:space="preserve">you </w:delText>
        </w:r>
      </w:del>
      <w:ins w:id="513" w:author="Cherie Markley" w:date="2025-12-16T17:23:00Z" w16du:dateUtc="2025-12-16T23:23:00Z">
        <w:r w:rsidR="000C37D5" w:rsidRPr="00915704">
          <w:rPr>
            <w:sz w:val="22"/>
            <w:szCs w:val="22"/>
          </w:rPr>
          <w:t xml:space="preserve">the User </w:t>
        </w:r>
      </w:ins>
      <w:r w:rsidRPr="00915704">
        <w:rPr>
          <w:sz w:val="22"/>
          <w:szCs w:val="22"/>
        </w:rPr>
        <w:t>cancel</w:t>
      </w:r>
      <w:ins w:id="514" w:author="Cherie Markley" w:date="2025-12-16T17:23:00Z" w16du:dateUtc="2025-12-16T23:23:00Z">
        <w:r w:rsidR="000C37D5" w:rsidRPr="00915704">
          <w:rPr>
            <w:sz w:val="22"/>
            <w:szCs w:val="22"/>
          </w:rPr>
          <w:t>s</w:t>
        </w:r>
      </w:ins>
      <w:r w:rsidRPr="00915704">
        <w:rPr>
          <w:sz w:val="22"/>
          <w:szCs w:val="22"/>
        </w:rPr>
        <w:t xml:space="preserve"> before the renewal date. </w:t>
      </w:r>
      <w:del w:id="515" w:author="Cherie Markley" w:date="2025-12-16T17:23:00Z" w16du:dateUtc="2025-12-16T23:23:00Z">
        <w:r w:rsidRPr="00915704" w:rsidDel="000C37D5">
          <w:rPr>
            <w:sz w:val="22"/>
            <w:szCs w:val="22"/>
          </w:rPr>
          <w:delText xml:space="preserve">You </w:delText>
        </w:r>
      </w:del>
      <w:ins w:id="516" w:author="Cherie Markley" w:date="2025-12-16T17:23:00Z" w16du:dateUtc="2025-12-16T23:23:00Z">
        <w:r w:rsidR="000C37D5" w:rsidRPr="00915704">
          <w:rPr>
            <w:sz w:val="22"/>
            <w:szCs w:val="22"/>
          </w:rPr>
          <w:t xml:space="preserve">The User </w:t>
        </w:r>
      </w:ins>
      <w:r w:rsidRPr="00915704">
        <w:rPr>
          <w:sz w:val="22"/>
          <w:szCs w:val="22"/>
        </w:rPr>
        <w:t xml:space="preserve">can cancel anytime in </w:t>
      </w:r>
      <w:del w:id="517" w:author="Cherie Markley" w:date="2025-12-16T17:23:00Z" w16du:dateUtc="2025-12-16T23:23:00Z">
        <w:r w:rsidRPr="00915704" w:rsidDel="000C37D5">
          <w:rPr>
            <w:sz w:val="22"/>
            <w:szCs w:val="22"/>
          </w:rPr>
          <w:delText xml:space="preserve">your </w:delText>
        </w:r>
      </w:del>
      <w:r w:rsidRPr="00915704">
        <w:rPr>
          <w:sz w:val="22"/>
          <w:szCs w:val="22"/>
        </w:rPr>
        <w:t xml:space="preserve">account settings or through </w:t>
      </w:r>
      <w:del w:id="518" w:author="Cherie Markley" w:date="2025-12-16T17:23:00Z" w16du:dateUtc="2025-12-16T23:23:00Z">
        <w:r w:rsidRPr="00915704" w:rsidDel="000C37D5">
          <w:rPr>
            <w:sz w:val="22"/>
            <w:szCs w:val="22"/>
          </w:rPr>
          <w:delText xml:space="preserve">your </w:delText>
        </w:r>
      </w:del>
      <w:ins w:id="519" w:author="Cherie Markley" w:date="2025-12-16T17:23:00Z" w16du:dateUtc="2025-12-16T23:23:00Z">
        <w:r w:rsidR="000C37D5" w:rsidRPr="00915704">
          <w:rPr>
            <w:sz w:val="22"/>
            <w:szCs w:val="22"/>
          </w:rPr>
          <w:t xml:space="preserve">the </w:t>
        </w:r>
      </w:ins>
      <w:r w:rsidRPr="00915704">
        <w:rPr>
          <w:sz w:val="22"/>
          <w:szCs w:val="22"/>
        </w:rPr>
        <w:t>device's app store.</w:t>
      </w:r>
      <w:ins w:id="520" w:author="Cherie Markley" w:date="2025-12-16T17:27:00Z" w16du:dateUtc="2025-12-16T23:27:00Z">
        <w:r w:rsidR="000C37D5" w:rsidRPr="00915704">
          <w:rPr>
            <w:sz w:val="22"/>
            <w:szCs w:val="22"/>
          </w:rPr>
          <w:t xml:space="preserve"> Cancellation will </w:t>
        </w:r>
        <w:commentRangeStart w:id="521"/>
        <w:r w:rsidR="000C37D5" w:rsidRPr="00915704">
          <w:rPr>
            <w:sz w:val="22"/>
            <w:szCs w:val="22"/>
          </w:rPr>
          <w:t>take</w:t>
        </w:r>
      </w:ins>
      <w:commentRangeEnd w:id="521"/>
      <w:r w:rsidR="003765A7" w:rsidRPr="00915704">
        <w:rPr>
          <w:rStyle w:val="CommentReference"/>
          <w:sz w:val="22"/>
          <w:szCs w:val="22"/>
        </w:rPr>
        <w:commentReference w:id="521"/>
      </w:r>
      <w:ins w:id="522" w:author="Cherie Markley" w:date="2025-12-16T17:27:00Z" w16du:dateUtc="2025-12-16T23:27:00Z">
        <w:r w:rsidR="000C37D5" w:rsidRPr="00915704">
          <w:rPr>
            <w:sz w:val="22"/>
            <w:szCs w:val="22"/>
          </w:rPr>
          <w:t xml:space="preserve"> effect </w:t>
        </w:r>
      </w:ins>
      <w:ins w:id="523" w:author="Cherie Markley" w:date="2025-12-19T09:03:00Z" w16du:dateUtc="2025-12-19T15:03:00Z">
        <w:r w:rsidR="003765A7">
          <w:rPr>
            <w:sz w:val="22"/>
            <w:szCs w:val="22"/>
          </w:rPr>
          <w:t>immediately</w:t>
        </w:r>
      </w:ins>
      <w:ins w:id="524" w:author="Cherie Markley" w:date="2025-12-16T17:27:00Z" w16du:dateUtc="2025-12-16T23:27:00Z">
        <w:r w:rsidR="000C37D5" w:rsidRPr="00915704">
          <w:rPr>
            <w:sz w:val="22"/>
            <w:szCs w:val="22"/>
          </w:rPr>
          <w:t xml:space="preserve"> whil</w:t>
        </w:r>
      </w:ins>
      <w:ins w:id="525" w:author="Cherie Markley" w:date="2025-12-16T17:28:00Z" w16du:dateUtc="2025-12-16T23:28:00Z">
        <w:r w:rsidR="000C37D5" w:rsidRPr="00915704">
          <w:rPr>
            <w:sz w:val="22"/>
            <w:szCs w:val="22"/>
          </w:rPr>
          <w:t xml:space="preserve">e access to </w:t>
        </w:r>
      </w:ins>
      <w:ins w:id="526" w:author="Cherie Markley" w:date="2025-12-18T17:04:00Z" w16du:dateUtc="2025-12-18T23:04:00Z">
        <w:r w:rsidR="00E212E2">
          <w:rPr>
            <w:sz w:val="22"/>
            <w:szCs w:val="22"/>
          </w:rPr>
          <w:t xml:space="preserve">SpeakEQ’s </w:t>
        </w:r>
      </w:ins>
      <w:ins w:id="527" w:author="Cherie Markley" w:date="2025-12-16T17:28:00Z" w16du:dateUtc="2025-12-16T23:28:00Z">
        <w:del w:id="528" w:author="Nirmala Kumar" w:date="2025-12-18T16:27:00Z" w16du:dateUtc="2025-12-19T00:27:00Z">
          <w:r w:rsidR="000C37D5" w:rsidRPr="00915704" w:rsidDel="00F63EE7">
            <w:rPr>
              <w:sz w:val="22"/>
              <w:szCs w:val="22"/>
            </w:rPr>
            <w:delText xml:space="preserve">subscription </w:delText>
          </w:r>
        </w:del>
        <w:r w:rsidR="000C37D5" w:rsidRPr="00915704">
          <w:rPr>
            <w:sz w:val="22"/>
            <w:szCs w:val="22"/>
          </w:rPr>
          <w:t xml:space="preserve">services will remain available until </w:t>
        </w:r>
      </w:ins>
      <w:ins w:id="529" w:author="Cherie Markley" w:date="2025-12-19T09:05:00Z" w16du:dateUtc="2025-12-19T15:05:00Z">
        <w:r w:rsidR="003765A7">
          <w:rPr>
            <w:sz w:val="22"/>
            <w:szCs w:val="22"/>
          </w:rPr>
          <w:t>purchased minutes are fully consumed</w:t>
        </w:r>
      </w:ins>
      <w:ins w:id="530" w:author="Cherie Markley" w:date="2025-12-16T17:28:00Z" w16du:dateUtc="2025-12-16T23:28:00Z">
        <w:r w:rsidR="000C37D5" w:rsidRPr="00915704">
          <w:rPr>
            <w:sz w:val="22"/>
            <w:szCs w:val="22"/>
          </w:rPr>
          <w:t xml:space="preserve">. </w:t>
        </w:r>
      </w:ins>
    </w:p>
    <w:p w14:paraId="59F4A1B3" w14:textId="77777777" w:rsidR="00C86341" w:rsidRPr="00915704" w:rsidRDefault="00C86341">
      <w:pPr>
        <w:spacing w:after="0"/>
        <w:ind w:left="360"/>
        <w:rPr>
          <w:sz w:val="22"/>
          <w:szCs w:val="22"/>
        </w:rPr>
        <w:pPrChange w:id="531" w:author="Cherie Markley" w:date="2025-12-16T17:21:00Z" w16du:dateUtc="2025-12-16T23:21:00Z">
          <w:pPr>
            <w:spacing w:after="0"/>
          </w:pPr>
        </w:pPrChange>
      </w:pPr>
    </w:p>
    <w:p w14:paraId="2303CCFA" w14:textId="67DA6678" w:rsidR="004C7F74" w:rsidRDefault="004C7F74">
      <w:pPr>
        <w:spacing w:after="0"/>
        <w:ind w:left="360"/>
        <w:rPr>
          <w:ins w:id="532" w:author="Cherie Markley" w:date="2025-12-18T17:04:00Z" w16du:dateUtc="2025-12-18T23:04:00Z"/>
          <w:sz w:val="22"/>
          <w:szCs w:val="22"/>
        </w:rPr>
      </w:pPr>
      <w:r w:rsidRPr="00915704">
        <w:rPr>
          <w:b/>
          <w:bCs/>
          <w:sz w:val="22"/>
          <w:szCs w:val="22"/>
        </w:rPr>
        <w:t>Refunds</w:t>
      </w:r>
      <w:r w:rsidRPr="00915704">
        <w:rPr>
          <w:sz w:val="22"/>
          <w:szCs w:val="22"/>
        </w:rPr>
        <w:br/>
        <w:t>Subscription fees are generally non-refundable</w:t>
      </w:r>
      <w:ins w:id="533" w:author="Cherie Markley" w:date="2025-12-16T17:24:00Z" w16du:dateUtc="2025-12-16T23:24:00Z">
        <w:r w:rsidR="000C37D5" w:rsidRPr="00915704">
          <w:rPr>
            <w:sz w:val="22"/>
            <w:szCs w:val="22"/>
          </w:rPr>
          <w:t>,</w:t>
        </w:r>
      </w:ins>
      <w:del w:id="534" w:author="Cherie Markley" w:date="2025-12-16T17:24:00Z" w16du:dateUtc="2025-12-16T23:24:00Z">
        <w:r w:rsidRPr="00915704" w:rsidDel="000C37D5">
          <w:rPr>
            <w:sz w:val="22"/>
            <w:szCs w:val="22"/>
          </w:rPr>
          <w:delText>,</w:delText>
        </w:r>
      </w:del>
      <w:r w:rsidRPr="00915704">
        <w:rPr>
          <w:sz w:val="22"/>
          <w:szCs w:val="22"/>
        </w:rPr>
        <w:t xml:space="preserve"> but </w:t>
      </w:r>
      <w:ins w:id="535" w:author="Cherie Markley" w:date="2025-12-16T17:24:00Z" w16du:dateUtc="2025-12-16T23:24:00Z">
        <w:r w:rsidR="000C37D5" w:rsidRPr="00915704">
          <w:rPr>
            <w:sz w:val="22"/>
            <w:szCs w:val="22"/>
          </w:rPr>
          <w:t xml:space="preserve">refund requests </w:t>
        </w:r>
      </w:ins>
      <w:del w:id="536" w:author="Cherie Markley" w:date="2025-12-16T17:24:00Z" w16du:dateUtc="2025-12-16T23:24:00Z">
        <w:r w:rsidRPr="00915704" w:rsidDel="000C37D5">
          <w:rPr>
            <w:sz w:val="22"/>
            <w:szCs w:val="22"/>
          </w:rPr>
          <w:delText xml:space="preserve">we'll </w:delText>
        </w:r>
      </w:del>
      <w:ins w:id="537" w:author="Cherie Markley" w:date="2025-12-16T17:24:00Z" w16du:dateUtc="2025-12-16T23:24:00Z">
        <w:r w:rsidR="000C37D5" w:rsidRPr="00915704">
          <w:rPr>
            <w:sz w:val="22"/>
            <w:szCs w:val="22"/>
          </w:rPr>
          <w:t xml:space="preserve">will be </w:t>
        </w:r>
      </w:ins>
      <w:r w:rsidRPr="00915704">
        <w:rPr>
          <w:sz w:val="22"/>
          <w:szCs w:val="22"/>
        </w:rPr>
        <w:t>consider</w:t>
      </w:r>
      <w:ins w:id="538" w:author="Cherie Markley" w:date="2025-12-16T17:24:00Z" w16du:dateUtc="2025-12-16T23:24:00Z">
        <w:r w:rsidR="000C37D5" w:rsidRPr="00915704">
          <w:rPr>
            <w:sz w:val="22"/>
            <w:szCs w:val="22"/>
          </w:rPr>
          <w:t>ed</w:t>
        </w:r>
      </w:ins>
      <w:r w:rsidRPr="00915704">
        <w:rPr>
          <w:sz w:val="22"/>
          <w:szCs w:val="22"/>
        </w:rPr>
        <w:t xml:space="preserve"> </w:t>
      </w:r>
      <w:del w:id="539" w:author="Cherie Markley" w:date="2025-12-16T17:24:00Z" w16du:dateUtc="2025-12-16T23:24:00Z">
        <w:r w:rsidRPr="00915704" w:rsidDel="000C37D5">
          <w:rPr>
            <w:sz w:val="22"/>
            <w:szCs w:val="22"/>
          </w:rPr>
          <w:delText xml:space="preserve">refund requests </w:delText>
        </w:r>
      </w:del>
      <w:r w:rsidRPr="00915704">
        <w:rPr>
          <w:sz w:val="22"/>
          <w:szCs w:val="22"/>
        </w:rPr>
        <w:t xml:space="preserve">on a case-by-case basis. </w:t>
      </w:r>
      <w:del w:id="540" w:author="Cherie Markley" w:date="2025-12-16T17:25:00Z" w16du:dateUtc="2025-12-16T23:25:00Z">
        <w:r w:rsidRPr="00915704" w:rsidDel="000C37D5">
          <w:rPr>
            <w:sz w:val="22"/>
            <w:szCs w:val="22"/>
          </w:rPr>
          <w:delText>Contact us at</w:delText>
        </w:r>
      </w:del>
      <w:ins w:id="541" w:author="Cherie Markley" w:date="2025-12-16T17:25:00Z" w16du:dateUtc="2025-12-16T23:25:00Z">
        <w:r w:rsidR="000C37D5" w:rsidRPr="00915704">
          <w:rPr>
            <w:sz w:val="22"/>
            <w:szCs w:val="22"/>
          </w:rPr>
          <w:t>Requests or concerns can be submitted to</w:t>
        </w:r>
      </w:ins>
      <w:r w:rsidRPr="00915704">
        <w:rPr>
          <w:sz w:val="22"/>
          <w:szCs w:val="22"/>
        </w:rPr>
        <w:t xml:space="preserve"> </w:t>
      </w:r>
      <w:r w:rsidRPr="00915704">
        <w:rPr>
          <w:rPrChange w:id="542" w:author="Cherie Markley" w:date="2025-12-16T20:47:00Z" w16du:dateUtc="2025-12-17T02:47:00Z">
            <w:rPr>
              <w:rStyle w:val="Hyperlink"/>
              <w:sz w:val="22"/>
              <w:szCs w:val="22"/>
            </w:rPr>
          </w:rPrChange>
        </w:rPr>
        <w:t>support@speakeq.</w:t>
      </w:r>
      <w:ins w:id="543" w:author="Cherie Markley" w:date="2025-12-16T20:43:00Z" w16du:dateUtc="2025-12-17T02:43:00Z">
        <w:r w:rsidR="008E0EE5" w:rsidRPr="00915704">
          <w:rPr>
            <w:sz w:val="22"/>
            <w:szCs w:val="22"/>
          </w:rPr>
          <w:t>ai</w:t>
        </w:r>
      </w:ins>
      <w:del w:id="544" w:author="Cherie Markley" w:date="2025-12-16T20:43:00Z" w16du:dateUtc="2025-12-17T02:43:00Z">
        <w:r w:rsidRPr="00915704" w:rsidDel="008E0EE5">
          <w:rPr>
            <w:rPrChange w:id="545" w:author="Cherie Markley" w:date="2025-12-16T20:47:00Z" w16du:dateUtc="2025-12-17T02:47:00Z">
              <w:rPr>
                <w:rStyle w:val="Hyperlink"/>
                <w:sz w:val="22"/>
                <w:szCs w:val="22"/>
              </w:rPr>
            </w:rPrChange>
          </w:rPr>
          <w:delText>com</w:delText>
        </w:r>
      </w:del>
      <w:del w:id="546" w:author="Cherie Markley" w:date="2025-12-16T17:25:00Z" w16du:dateUtc="2025-12-16T23:25:00Z">
        <w:r w:rsidRPr="00915704" w:rsidDel="000C37D5">
          <w:rPr>
            <w:sz w:val="22"/>
            <w:szCs w:val="22"/>
          </w:rPr>
          <w:delText xml:space="preserve"> if you have concerns</w:delText>
        </w:r>
      </w:del>
      <w:r w:rsidRPr="00915704">
        <w:rPr>
          <w:sz w:val="22"/>
          <w:szCs w:val="22"/>
        </w:rPr>
        <w:t>.</w:t>
      </w:r>
      <w:ins w:id="547" w:author="Cherie Markley" w:date="2025-12-16T17:28:00Z" w16du:dateUtc="2025-12-16T23:28:00Z">
        <w:r w:rsidR="000C37D5" w:rsidRPr="00915704">
          <w:rPr>
            <w:sz w:val="22"/>
            <w:szCs w:val="22"/>
          </w:rPr>
          <w:t xml:space="preserve"> </w:t>
        </w:r>
      </w:ins>
      <w:ins w:id="548" w:author="Cherie Markley" w:date="2025-12-16T17:29:00Z" w16du:dateUtc="2025-12-16T23:29:00Z">
        <w:del w:id="549" w:author="Nirmala Kumar" w:date="2025-12-18T16:28:00Z" w16du:dateUtc="2025-12-19T00:28:00Z">
          <w:r w:rsidR="000C37D5" w:rsidRPr="00915704" w:rsidDel="00F63EE7">
            <w:rPr>
              <w:sz w:val="22"/>
              <w:szCs w:val="22"/>
            </w:rPr>
            <w:delText xml:space="preserve">Any approved refunds will be returned to the original payment method within seven to ten business days. </w:delText>
          </w:r>
        </w:del>
      </w:ins>
    </w:p>
    <w:p w14:paraId="130AC115" w14:textId="77777777" w:rsidR="00E212E2" w:rsidRPr="00915704" w:rsidRDefault="00E212E2">
      <w:pPr>
        <w:spacing w:after="0"/>
        <w:ind w:left="360"/>
        <w:rPr>
          <w:sz w:val="22"/>
          <w:szCs w:val="22"/>
        </w:rPr>
        <w:pPrChange w:id="550" w:author="Cherie Markley" w:date="2025-12-16T17:24:00Z" w16du:dateUtc="2025-12-16T23:24:00Z">
          <w:pPr>
            <w:spacing w:after="0"/>
          </w:pPr>
        </w:pPrChange>
      </w:pPr>
    </w:p>
    <w:p w14:paraId="63DB5DF9" w14:textId="75BD5594" w:rsidR="004C7F74" w:rsidRPr="00915704" w:rsidRDefault="004C7F74">
      <w:pPr>
        <w:spacing w:after="0"/>
        <w:ind w:left="360"/>
        <w:rPr>
          <w:sz w:val="22"/>
          <w:szCs w:val="22"/>
        </w:rPr>
        <w:pPrChange w:id="551" w:author="Cherie Markley" w:date="2025-12-16T17:27:00Z" w16du:dateUtc="2025-12-16T23:27:00Z">
          <w:pPr>
            <w:spacing w:after="0"/>
          </w:pPr>
        </w:pPrChange>
      </w:pPr>
      <w:r w:rsidRPr="00915704">
        <w:rPr>
          <w:b/>
          <w:bCs/>
          <w:sz w:val="22"/>
          <w:szCs w:val="22"/>
        </w:rPr>
        <w:t>Payment Processing</w:t>
      </w:r>
      <w:r w:rsidRPr="00915704">
        <w:rPr>
          <w:sz w:val="22"/>
          <w:szCs w:val="22"/>
        </w:rPr>
        <w:br/>
        <w:t xml:space="preserve">Payments are handled securely </w:t>
      </w:r>
      <w:del w:id="552" w:author="Cherie Markley" w:date="2025-12-18T17:21:00Z" w16du:dateUtc="2025-12-18T23:21:00Z">
        <w:r w:rsidRPr="00915704" w:rsidDel="0059389A">
          <w:rPr>
            <w:sz w:val="22"/>
            <w:szCs w:val="22"/>
          </w:rPr>
          <w:delText xml:space="preserve">through </w:delText>
        </w:r>
      </w:del>
      <w:ins w:id="553" w:author="Cherie Markley" w:date="2025-12-18T17:21:00Z" w16du:dateUtc="2025-12-18T23:21:00Z">
        <w:r w:rsidR="0059389A">
          <w:rPr>
            <w:sz w:val="22"/>
            <w:szCs w:val="22"/>
          </w:rPr>
          <w:t>on</w:t>
        </w:r>
        <w:r w:rsidR="0059389A" w:rsidRPr="00915704">
          <w:rPr>
            <w:sz w:val="22"/>
            <w:szCs w:val="22"/>
          </w:rPr>
          <w:t xml:space="preserve"> </w:t>
        </w:r>
      </w:ins>
      <w:ins w:id="554" w:author="Cherie Markley" w:date="2025-12-18T17:19:00Z" w16du:dateUtc="2025-12-18T23:19:00Z">
        <w:r w:rsidR="0059389A">
          <w:rPr>
            <w:sz w:val="22"/>
            <w:szCs w:val="22"/>
          </w:rPr>
          <w:t xml:space="preserve">SpeakEQ </w:t>
        </w:r>
      </w:ins>
      <w:ins w:id="555" w:author="Cherie Markley" w:date="2025-12-18T17:21:00Z" w16du:dateUtc="2025-12-18T23:21:00Z">
        <w:r w:rsidR="0059389A">
          <w:rPr>
            <w:sz w:val="22"/>
            <w:szCs w:val="22"/>
          </w:rPr>
          <w:t>through</w:t>
        </w:r>
      </w:ins>
      <w:ins w:id="556" w:author="Cherie Markley" w:date="2025-12-18T17:19:00Z" w16du:dateUtc="2025-12-18T23:19:00Z">
        <w:r w:rsidR="0059389A">
          <w:rPr>
            <w:sz w:val="22"/>
            <w:szCs w:val="22"/>
          </w:rPr>
          <w:t xml:space="preserve"> the </w:t>
        </w:r>
      </w:ins>
      <w:del w:id="557" w:author="Cherie Markley" w:date="2025-12-16T17:29:00Z" w16du:dateUtc="2025-12-16T23:29:00Z">
        <w:r w:rsidRPr="00915704" w:rsidDel="000C37D5">
          <w:rPr>
            <w:sz w:val="22"/>
            <w:szCs w:val="22"/>
          </w:rPr>
          <w:delText xml:space="preserve">your </w:delText>
        </w:r>
      </w:del>
      <w:del w:id="558" w:author="Cherie Markley" w:date="2025-12-18T17:18:00Z" w16du:dateUtc="2025-12-18T23:18:00Z">
        <w:r w:rsidRPr="00915704" w:rsidDel="0059389A">
          <w:rPr>
            <w:sz w:val="22"/>
            <w:szCs w:val="22"/>
          </w:rPr>
          <w:delText>device's app store (Apple App Store or Google Play Sto</w:delText>
        </w:r>
      </w:del>
      <w:ins w:id="559" w:author="Cherie Markley" w:date="2025-12-18T17:18:00Z" w16du:dateUtc="2025-12-18T23:18:00Z">
        <w:r w:rsidR="0059389A">
          <w:rPr>
            <w:sz w:val="22"/>
            <w:szCs w:val="22"/>
          </w:rPr>
          <w:t>Stripe</w:t>
        </w:r>
      </w:ins>
      <w:ins w:id="560" w:author="Cherie Markley" w:date="2025-12-18T17:19:00Z" w16du:dateUtc="2025-12-18T23:19:00Z">
        <w:r w:rsidR="0059389A">
          <w:rPr>
            <w:sz w:val="22"/>
            <w:szCs w:val="22"/>
          </w:rPr>
          <w:t xml:space="preserve"> </w:t>
        </w:r>
      </w:ins>
      <w:ins w:id="561" w:author="Cherie Markley" w:date="2025-12-18T17:21:00Z" w16du:dateUtc="2025-12-18T23:21:00Z">
        <w:r w:rsidR="0059389A">
          <w:rPr>
            <w:sz w:val="22"/>
            <w:szCs w:val="22"/>
          </w:rPr>
          <w:t xml:space="preserve">payment </w:t>
        </w:r>
      </w:ins>
      <w:ins w:id="562" w:author="Cherie Markley" w:date="2025-12-18T17:19:00Z" w16du:dateUtc="2025-12-18T23:19:00Z">
        <w:r w:rsidR="0059389A">
          <w:rPr>
            <w:sz w:val="22"/>
            <w:szCs w:val="22"/>
          </w:rPr>
          <w:t>platform</w:t>
        </w:r>
      </w:ins>
      <w:del w:id="563" w:author="Cherie Markley" w:date="2025-12-18T17:18:00Z" w16du:dateUtc="2025-12-18T23:18:00Z">
        <w:r w:rsidRPr="00915704" w:rsidDel="0059389A">
          <w:rPr>
            <w:sz w:val="22"/>
            <w:szCs w:val="22"/>
          </w:rPr>
          <w:delText>re)</w:delText>
        </w:r>
      </w:del>
      <w:r w:rsidRPr="00915704">
        <w:rPr>
          <w:sz w:val="22"/>
          <w:szCs w:val="22"/>
        </w:rPr>
        <w:t xml:space="preserve">. </w:t>
      </w:r>
      <w:del w:id="564" w:author="Cherie Markley" w:date="2025-12-16T17:29:00Z" w16du:dateUtc="2025-12-16T23:29:00Z">
        <w:r w:rsidRPr="00915704" w:rsidDel="000C37D5">
          <w:rPr>
            <w:sz w:val="22"/>
            <w:szCs w:val="22"/>
          </w:rPr>
          <w:delText xml:space="preserve">We </w:delText>
        </w:r>
      </w:del>
      <w:ins w:id="565" w:author="Cherie Markley" w:date="2025-12-18T17:04:00Z" w16du:dateUtc="2025-12-18T23:04:00Z">
        <w:r w:rsidR="00E212E2">
          <w:rPr>
            <w:sz w:val="22"/>
            <w:szCs w:val="22"/>
          </w:rPr>
          <w:t>SpeakEQ</w:t>
        </w:r>
      </w:ins>
      <w:ins w:id="566" w:author="Cherie Markley" w:date="2025-12-16T17:29:00Z" w16du:dateUtc="2025-12-16T23:29:00Z">
        <w:r w:rsidR="000C37D5" w:rsidRPr="00915704">
          <w:rPr>
            <w:sz w:val="22"/>
            <w:szCs w:val="22"/>
          </w:rPr>
          <w:t xml:space="preserve"> </w:t>
        </w:r>
      </w:ins>
      <w:del w:id="567" w:author="Cherie Markley" w:date="2025-12-16T17:29:00Z" w16du:dateUtc="2025-12-16T23:29:00Z">
        <w:r w:rsidRPr="00915704" w:rsidDel="000C37D5">
          <w:rPr>
            <w:sz w:val="22"/>
            <w:szCs w:val="22"/>
          </w:rPr>
          <w:delText xml:space="preserve">don't </w:delText>
        </w:r>
      </w:del>
      <w:ins w:id="568" w:author="Cherie Markley" w:date="2025-12-16T17:29:00Z" w16du:dateUtc="2025-12-16T23:29:00Z">
        <w:r w:rsidR="000C37D5" w:rsidRPr="00915704">
          <w:rPr>
            <w:sz w:val="22"/>
            <w:szCs w:val="22"/>
          </w:rPr>
          <w:t xml:space="preserve">does not </w:t>
        </w:r>
      </w:ins>
      <w:r w:rsidRPr="00915704">
        <w:rPr>
          <w:sz w:val="22"/>
          <w:szCs w:val="22"/>
        </w:rPr>
        <w:t xml:space="preserve">store </w:t>
      </w:r>
      <w:del w:id="569" w:author="Cherie Markley" w:date="2025-12-16T17:29:00Z" w16du:dateUtc="2025-12-16T23:29:00Z">
        <w:r w:rsidRPr="00915704" w:rsidDel="000C37D5">
          <w:rPr>
            <w:sz w:val="22"/>
            <w:szCs w:val="22"/>
          </w:rPr>
          <w:delText xml:space="preserve">your </w:delText>
        </w:r>
      </w:del>
      <w:r w:rsidRPr="00915704">
        <w:rPr>
          <w:sz w:val="22"/>
          <w:szCs w:val="22"/>
        </w:rPr>
        <w:t>full payment card information.</w:t>
      </w:r>
    </w:p>
    <w:p w14:paraId="3D8F4618" w14:textId="77777777" w:rsidR="000C37D5" w:rsidRPr="00915704" w:rsidRDefault="000C37D5" w:rsidP="004C7F74">
      <w:pPr>
        <w:spacing w:after="0"/>
        <w:rPr>
          <w:ins w:id="570" w:author="Cherie Markley" w:date="2025-12-16T17:27:00Z" w16du:dateUtc="2025-12-16T23:27:00Z"/>
          <w:b/>
          <w:bCs/>
          <w:sz w:val="22"/>
          <w:szCs w:val="22"/>
        </w:rPr>
      </w:pPr>
    </w:p>
    <w:p w14:paraId="71B0FA69" w14:textId="700E5309" w:rsidR="004C7F74" w:rsidRPr="00915704" w:rsidRDefault="004C7F74">
      <w:pPr>
        <w:pStyle w:val="ListParagraph"/>
        <w:numPr>
          <w:ilvl w:val="0"/>
          <w:numId w:val="6"/>
        </w:numPr>
        <w:spacing w:after="0"/>
        <w:rPr>
          <w:b/>
          <w:bCs/>
          <w:sz w:val="22"/>
          <w:szCs w:val="22"/>
          <w:rPrChange w:id="571" w:author="Cherie Markley" w:date="2025-12-16T20:47:00Z" w16du:dateUtc="2025-12-17T02:47:00Z">
            <w:rPr/>
          </w:rPrChange>
        </w:rPr>
        <w:pPrChange w:id="572" w:author="Cherie Markley" w:date="2025-12-16T17:31:00Z" w16du:dateUtc="2025-12-16T23:31:00Z">
          <w:pPr>
            <w:spacing w:after="0"/>
          </w:pPr>
        </w:pPrChange>
      </w:pPr>
      <w:del w:id="573" w:author="Cherie Markley" w:date="2025-12-16T17:30:00Z" w16du:dateUtc="2025-12-16T23:30:00Z">
        <w:r w:rsidRPr="00915704" w:rsidDel="000C37D5">
          <w:rPr>
            <w:b/>
            <w:bCs/>
            <w:sz w:val="22"/>
            <w:szCs w:val="22"/>
            <w:rPrChange w:id="574" w:author="Cherie Markley" w:date="2025-12-16T20:47:00Z" w16du:dateUtc="2025-12-17T02:47:00Z">
              <w:rPr/>
            </w:rPrChange>
          </w:rPr>
          <w:delText xml:space="preserve">6. Our </w:delText>
        </w:r>
      </w:del>
      <w:r w:rsidRPr="00915704">
        <w:rPr>
          <w:b/>
          <w:bCs/>
          <w:sz w:val="22"/>
          <w:szCs w:val="22"/>
          <w:rPrChange w:id="575" w:author="Cherie Markley" w:date="2025-12-16T20:47:00Z" w16du:dateUtc="2025-12-17T02:47:00Z">
            <w:rPr/>
          </w:rPrChange>
        </w:rPr>
        <w:t>Technology and Content</w:t>
      </w:r>
    </w:p>
    <w:p w14:paraId="1D557568" w14:textId="74D7A15B" w:rsidR="003F3EBF" w:rsidRPr="00915704" w:rsidRDefault="003F3EBF" w:rsidP="00720A03">
      <w:pPr>
        <w:spacing w:after="0"/>
        <w:ind w:left="360"/>
        <w:rPr>
          <w:ins w:id="576" w:author="Cherie Markley" w:date="2025-12-16T18:34:00Z" w16du:dateUtc="2025-12-17T00:34:00Z"/>
          <w:sz w:val="22"/>
          <w:szCs w:val="22"/>
        </w:rPr>
      </w:pPr>
      <w:ins w:id="577" w:author="Cherie Markley" w:date="2025-12-16T18:33:00Z" w16du:dateUtc="2025-12-17T00:33:00Z">
        <w:r w:rsidRPr="00915704">
          <w:rPr>
            <w:b/>
            <w:bCs/>
            <w:sz w:val="22"/>
            <w:szCs w:val="22"/>
          </w:rPr>
          <w:t xml:space="preserve">Intellectual Property. </w:t>
        </w:r>
      </w:ins>
      <w:del w:id="578" w:author="Cherie Markley" w:date="2025-12-16T17:31:00Z" w16du:dateUtc="2025-12-16T23:31:00Z">
        <w:r w:rsidR="004C7F74" w:rsidRPr="00915704" w:rsidDel="000C37D5">
          <w:rPr>
            <w:sz w:val="22"/>
            <w:szCs w:val="22"/>
          </w:rPr>
          <w:delText>SpeakEQ</w:delText>
        </w:r>
      </w:del>
      <w:ins w:id="579" w:author="Cherie Markley" w:date="2025-12-18T17:04:00Z" w16du:dateUtc="2025-12-18T23:04:00Z">
        <w:r w:rsidR="00E212E2">
          <w:rPr>
            <w:sz w:val="22"/>
            <w:szCs w:val="22"/>
          </w:rPr>
          <w:t>SpeakEQ</w:t>
        </w:r>
      </w:ins>
      <w:r w:rsidR="004C7F74" w:rsidRPr="00915704">
        <w:rPr>
          <w:sz w:val="22"/>
          <w:szCs w:val="22"/>
        </w:rPr>
        <w:t xml:space="preserve">, including </w:t>
      </w:r>
      <w:del w:id="580" w:author="Cherie Markley" w:date="2025-12-16T17:31:00Z" w16du:dateUtc="2025-12-16T23:31:00Z">
        <w:r w:rsidR="004C7F74" w:rsidRPr="00915704" w:rsidDel="000C37D5">
          <w:rPr>
            <w:sz w:val="22"/>
            <w:szCs w:val="22"/>
          </w:rPr>
          <w:delText xml:space="preserve">our </w:delText>
        </w:r>
      </w:del>
      <w:ins w:id="581" w:author="Cherie Markley" w:date="2025-12-16T17:31:00Z" w16du:dateUtc="2025-12-16T23:31:00Z">
        <w:r w:rsidR="000C37D5" w:rsidRPr="00915704">
          <w:rPr>
            <w:sz w:val="22"/>
            <w:szCs w:val="22"/>
          </w:rPr>
          <w:t xml:space="preserve">its </w:t>
        </w:r>
      </w:ins>
      <w:r w:rsidR="004C7F74" w:rsidRPr="00915704">
        <w:rPr>
          <w:sz w:val="22"/>
          <w:szCs w:val="22"/>
        </w:rPr>
        <w:t xml:space="preserve">software, algorithms, design, and branding, belongs to </w:t>
      </w:r>
      <w:del w:id="582" w:author="Cherie Markley" w:date="2025-12-16T19:54:00Z" w16du:dateUtc="2025-12-17T01:54:00Z">
        <w:r w:rsidR="004C7F74" w:rsidRPr="00915704" w:rsidDel="003121E3">
          <w:rPr>
            <w:sz w:val="22"/>
            <w:szCs w:val="22"/>
          </w:rPr>
          <w:delText>Yellow Sapphire Consulting</w:delText>
        </w:r>
      </w:del>
      <w:ins w:id="583" w:author="Cherie Markley" w:date="2025-12-18T17:04:00Z" w16du:dateUtc="2025-12-18T23:04:00Z">
        <w:r w:rsidR="00E212E2">
          <w:rPr>
            <w:sz w:val="22"/>
            <w:szCs w:val="22"/>
          </w:rPr>
          <w:t>SpeakEQ</w:t>
        </w:r>
      </w:ins>
      <w:ins w:id="584" w:author="Cherie Markley" w:date="2025-12-18T16:37:00Z" w16du:dateUtc="2025-12-18T22:37:00Z">
        <w:r w:rsidR="000333B9">
          <w:rPr>
            <w:sz w:val="22"/>
            <w:szCs w:val="22"/>
          </w:rPr>
          <w:t xml:space="preserve"> </w:t>
        </w:r>
      </w:ins>
      <w:ins w:id="585" w:author="Cherie Markley" w:date="2025-12-16T19:54:00Z" w16du:dateUtc="2025-12-17T01:54:00Z">
        <w:r w:rsidR="003121E3" w:rsidRPr="00915704">
          <w:rPr>
            <w:sz w:val="22"/>
            <w:szCs w:val="22"/>
          </w:rPr>
          <w:t xml:space="preserve"> </w:t>
        </w:r>
      </w:ins>
      <w:ins w:id="586" w:author="Cherie Markley" w:date="2025-12-16T18:34:00Z" w16du:dateUtc="2025-12-17T00:34:00Z">
        <w:r w:rsidRPr="00915704">
          <w:rPr>
            <w:sz w:val="22"/>
            <w:szCs w:val="22"/>
          </w:rPr>
          <w:t>and is protected by copyright and other laws that protect intellectual property and proprietary rights.</w:t>
        </w:r>
      </w:ins>
      <w:del w:id="587" w:author="Cherie Markley" w:date="2025-12-16T18:34:00Z" w16du:dateUtc="2025-12-17T00:34:00Z">
        <w:r w:rsidR="004C7F74" w:rsidRPr="00915704" w:rsidDel="003F3EBF">
          <w:rPr>
            <w:sz w:val="22"/>
            <w:szCs w:val="22"/>
          </w:rPr>
          <w:delText xml:space="preserve">. </w:delText>
        </w:r>
      </w:del>
    </w:p>
    <w:p w14:paraId="4CA1E842" w14:textId="77777777" w:rsidR="003F3EBF" w:rsidRPr="00915704" w:rsidRDefault="003F3EBF" w:rsidP="00720A03">
      <w:pPr>
        <w:spacing w:after="0"/>
        <w:ind w:left="360"/>
        <w:rPr>
          <w:ins w:id="588" w:author="Cherie Markley" w:date="2025-12-16T18:34:00Z" w16du:dateUtc="2025-12-17T00:34:00Z"/>
          <w:sz w:val="22"/>
          <w:szCs w:val="22"/>
        </w:rPr>
      </w:pPr>
    </w:p>
    <w:p w14:paraId="5DC3A30F" w14:textId="1A3EDAD9" w:rsidR="003F3EBF" w:rsidRPr="00915704" w:rsidRDefault="003F3EBF" w:rsidP="00720A03">
      <w:pPr>
        <w:spacing w:after="0"/>
        <w:ind w:left="360"/>
        <w:rPr>
          <w:ins w:id="589" w:author="Cherie Markley" w:date="2025-12-16T18:39:00Z" w16du:dateUtc="2025-12-17T00:39:00Z"/>
          <w:sz w:val="22"/>
          <w:szCs w:val="22"/>
        </w:rPr>
      </w:pPr>
      <w:ins w:id="590" w:author="Cherie Markley" w:date="2025-12-16T18:35:00Z" w16du:dateUtc="2025-12-17T00:35:00Z">
        <w:r w:rsidRPr="00915704">
          <w:rPr>
            <w:b/>
            <w:bCs/>
            <w:sz w:val="22"/>
            <w:szCs w:val="22"/>
          </w:rPr>
          <w:t xml:space="preserve">Prohibited Use. </w:t>
        </w:r>
        <w:r w:rsidRPr="00915704">
          <w:rPr>
            <w:sz w:val="22"/>
            <w:szCs w:val="22"/>
          </w:rPr>
          <w:t>The User agrees to observe and abide by all copyright and other proprietary notices, legends or other restrictions contained in any such content and will not make any changes thereto. The User will not modify, publish, transmit, rever</w:t>
        </w:r>
      </w:ins>
      <w:ins w:id="591" w:author="Cherie Markley" w:date="2025-12-16T18:36:00Z" w16du:dateUtc="2025-12-17T00:36:00Z">
        <w:r w:rsidRPr="00915704">
          <w:rPr>
            <w:sz w:val="22"/>
            <w:szCs w:val="22"/>
          </w:rPr>
          <w:t>se engineer, participate in the transfer or sale, create derivative works, or in any way</w:t>
        </w:r>
      </w:ins>
      <w:ins w:id="592" w:author="Cherie Markley" w:date="2025-12-16T18:37:00Z" w16du:dateUtc="2025-12-17T00:37:00Z">
        <w:r w:rsidRPr="00915704">
          <w:rPr>
            <w:sz w:val="22"/>
            <w:szCs w:val="22"/>
          </w:rPr>
          <w:t xml:space="preserve"> exploit any of the content, in whole or in part, found on </w:t>
        </w:r>
      </w:ins>
      <w:ins w:id="593" w:author="Cherie Markley" w:date="2025-12-18T17:04:00Z" w16du:dateUtc="2025-12-18T23:04:00Z">
        <w:r w:rsidR="00E212E2">
          <w:rPr>
            <w:sz w:val="22"/>
            <w:szCs w:val="22"/>
          </w:rPr>
          <w:t>Speak</w:t>
        </w:r>
      </w:ins>
      <w:ins w:id="594" w:author="Cherie Markley" w:date="2025-12-18T17:05:00Z" w16du:dateUtc="2025-12-18T23:05:00Z">
        <w:r w:rsidR="00E212E2">
          <w:rPr>
            <w:sz w:val="22"/>
            <w:szCs w:val="22"/>
          </w:rPr>
          <w:t>EQ</w:t>
        </w:r>
      </w:ins>
      <w:ins w:id="595" w:author="Cherie Markley" w:date="2025-12-16T18:37:00Z" w16du:dateUtc="2025-12-17T00:37:00Z">
        <w:r w:rsidRPr="00915704">
          <w:rPr>
            <w:sz w:val="22"/>
            <w:szCs w:val="22"/>
          </w:rPr>
          <w:t>.</w:t>
        </w:r>
      </w:ins>
      <w:ins w:id="596" w:author="Cherie Markley" w:date="2025-12-16T18:38:00Z" w16du:dateUtc="2025-12-17T00:38:00Z">
        <w:r w:rsidRPr="00915704">
          <w:rPr>
            <w:sz w:val="22"/>
            <w:szCs w:val="22"/>
          </w:rPr>
          <w:t xml:space="preserve"> </w:t>
        </w:r>
      </w:ins>
      <w:ins w:id="597" w:author="Cherie Markley" w:date="2025-12-18T17:05:00Z" w16du:dateUtc="2025-12-18T23:05:00Z">
        <w:r w:rsidR="00E212E2">
          <w:rPr>
            <w:sz w:val="22"/>
            <w:szCs w:val="22"/>
          </w:rPr>
          <w:t>SpeakEQ’s</w:t>
        </w:r>
      </w:ins>
      <w:ins w:id="598" w:author="Cherie Markley" w:date="2025-12-16T18:38:00Z" w16du:dateUtc="2025-12-17T00:38:00Z">
        <w:r w:rsidRPr="00915704">
          <w:rPr>
            <w:sz w:val="22"/>
            <w:szCs w:val="22"/>
          </w:rPr>
          <w:t xml:space="preserve"> content is not for resale. User’s utilization of </w:t>
        </w:r>
      </w:ins>
      <w:ins w:id="599" w:author="Cherie Markley" w:date="2025-12-18T17:05:00Z" w16du:dateUtc="2025-12-18T23:05:00Z">
        <w:r w:rsidR="00E212E2">
          <w:rPr>
            <w:sz w:val="22"/>
            <w:szCs w:val="22"/>
          </w:rPr>
          <w:t>SpeakEQ</w:t>
        </w:r>
      </w:ins>
      <w:ins w:id="600" w:author="Cherie Markley" w:date="2025-12-16T18:38:00Z" w16du:dateUtc="2025-12-17T00:38:00Z">
        <w:r w:rsidRPr="00915704">
          <w:rPr>
            <w:sz w:val="22"/>
            <w:szCs w:val="22"/>
          </w:rPr>
          <w:t xml:space="preserve"> does not entitle the User to </w:t>
        </w:r>
      </w:ins>
      <w:ins w:id="601" w:author="Cherie Markley" w:date="2025-12-16T18:39:00Z" w16du:dateUtc="2025-12-17T00:39:00Z">
        <w:r w:rsidRPr="00915704">
          <w:rPr>
            <w:sz w:val="22"/>
            <w:szCs w:val="22"/>
          </w:rPr>
          <w:t>make unauthorized use of any protected content, including but not limited to the deletion</w:t>
        </w:r>
        <w:r w:rsidR="00C9423E" w:rsidRPr="00915704">
          <w:rPr>
            <w:sz w:val="22"/>
            <w:szCs w:val="22"/>
          </w:rPr>
          <w:t xml:space="preserve"> or alteration of any proprietary rights or attribution</w:t>
        </w:r>
      </w:ins>
      <w:ins w:id="602" w:author="Cherie Markley" w:date="2025-12-18T17:05:00Z" w16du:dateUtc="2025-12-18T23:05:00Z">
        <w:r w:rsidR="00E212E2">
          <w:rPr>
            <w:sz w:val="22"/>
            <w:szCs w:val="22"/>
          </w:rPr>
          <w:t xml:space="preserve"> </w:t>
        </w:r>
      </w:ins>
      <w:ins w:id="603" w:author="Cherie Markley" w:date="2025-12-16T18:39:00Z" w16du:dateUtc="2025-12-17T00:39:00Z">
        <w:r w:rsidR="00C9423E" w:rsidRPr="00915704">
          <w:rPr>
            <w:sz w:val="22"/>
            <w:szCs w:val="22"/>
          </w:rPr>
          <w:t>notices in any content.</w:t>
        </w:r>
      </w:ins>
    </w:p>
    <w:p w14:paraId="76710C9E" w14:textId="77777777" w:rsidR="00C9423E" w:rsidRPr="00915704" w:rsidRDefault="00C9423E" w:rsidP="00720A03">
      <w:pPr>
        <w:spacing w:after="0"/>
        <w:ind w:left="360"/>
        <w:rPr>
          <w:ins w:id="604" w:author="Cherie Markley" w:date="2025-12-16T18:40:00Z" w16du:dateUtc="2025-12-17T00:40:00Z"/>
          <w:sz w:val="22"/>
          <w:szCs w:val="22"/>
        </w:rPr>
      </w:pPr>
    </w:p>
    <w:p w14:paraId="77C8D677" w14:textId="0D3E44B1" w:rsidR="006C5C3D" w:rsidRPr="00915704" w:rsidRDefault="00C9423E" w:rsidP="00AF5C52">
      <w:pPr>
        <w:spacing w:after="0"/>
        <w:ind w:left="360"/>
        <w:rPr>
          <w:ins w:id="605" w:author="Cherie Markley" w:date="2025-12-16T19:02:00Z" w16du:dateUtc="2025-12-17T01:02:00Z"/>
          <w:sz w:val="22"/>
          <w:szCs w:val="22"/>
        </w:rPr>
      </w:pPr>
      <w:ins w:id="606" w:author="Cherie Markley" w:date="2025-12-16T18:40:00Z" w16du:dateUtc="2025-12-17T00:40:00Z">
        <w:r w:rsidRPr="00915704">
          <w:rPr>
            <w:b/>
            <w:bCs/>
            <w:sz w:val="22"/>
            <w:szCs w:val="22"/>
          </w:rPr>
          <w:t xml:space="preserve">Permitted Use. </w:t>
        </w:r>
      </w:ins>
      <w:ins w:id="607" w:author="Cherie Markley" w:date="2025-12-18T17:05:00Z" w16du:dateUtc="2025-12-18T23:05:00Z">
        <w:r w:rsidR="00AF5C52">
          <w:rPr>
            <w:sz w:val="22"/>
            <w:szCs w:val="22"/>
          </w:rPr>
          <w:t>SpeakEQ’s</w:t>
        </w:r>
      </w:ins>
      <w:ins w:id="608" w:author="Cherie Markley" w:date="2025-12-16T18:40:00Z" w16du:dateUtc="2025-12-17T00:40:00Z">
        <w:r w:rsidRPr="00915704">
          <w:rPr>
            <w:sz w:val="22"/>
            <w:szCs w:val="22"/>
          </w:rPr>
          <w:t xml:space="preserve"> protected content is solely for the User’s personal use only. No other use of the content </w:t>
        </w:r>
      </w:ins>
      <w:ins w:id="609" w:author="Cherie Markley" w:date="2025-12-16T18:41:00Z" w16du:dateUtc="2025-12-17T00:41:00Z">
        <w:r w:rsidRPr="00915704">
          <w:rPr>
            <w:sz w:val="22"/>
            <w:szCs w:val="22"/>
          </w:rPr>
          <w:t xml:space="preserve">is permitted without the express written permission of </w:t>
        </w:r>
      </w:ins>
      <w:ins w:id="610" w:author="Cherie Markley" w:date="2025-12-18T17:05:00Z" w16du:dateUtc="2025-12-18T23:05:00Z">
        <w:r w:rsidR="00AF5C52">
          <w:rPr>
            <w:sz w:val="22"/>
            <w:szCs w:val="22"/>
          </w:rPr>
          <w:t>SpeakEQ</w:t>
        </w:r>
      </w:ins>
      <w:ins w:id="611" w:author="Cherie Markley" w:date="2025-12-16T18:41:00Z" w16du:dateUtc="2025-12-17T00:41:00Z">
        <w:r w:rsidRPr="00915704">
          <w:rPr>
            <w:sz w:val="22"/>
            <w:szCs w:val="22"/>
          </w:rPr>
          <w:t xml:space="preserve"> and the copyright owner.</w:t>
        </w:r>
      </w:ins>
    </w:p>
    <w:p w14:paraId="518A8AFF" w14:textId="77777777" w:rsidR="006C5C3D" w:rsidRPr="00915704" w:rsidRDefault="006C5C3D" w:rsidP="00720A03">
      <w:pPr>
        <w:spacing w:after="0"/>
        <w:ind w:left="360"/>
        <w:rPr>
          <w:ins w:id="612" w:author="Cherie Markley" w:date="2025-12-16T19:02:00Z" w16du:dateUtc="2025-12-17T01:02:00Z"/>
          <w:b/>
          <w:bCs/>
          <w:sz w:val="22"/>
          <w:szCs w:val="22"/>
        </w:rPr>
      </w:pPr>
    </w:p>
    <w:p w14:paraId="5D2B6A00" w14:textId="309E0467" w:rsidR="00C9423E" w:rsidRPr="00915704" w:rsidRDefault="00C9423E" w:rsidP="00720A03">
      <w:pPr>
        <w:spacing w:after="0"/>
        <w:ind w:left="360"/>
        <w:rPr>
          <w:ins w:id="613" w:author="Cherie Markley" w:date="2025-12-16T18:33:00Z" w16du:dateUtc="2025-12-17T00:33:00Z"/>
          <w:sz w:val="22"/>
          <w:szCs w:val="22"/>
        </w:rPr>
      </w:pPr>
      <w:ins w:id="614" w:author="Cherie Markley" w:date="2025-12-16T18:41:00Z" w16du:dateUtc="2025-12-17T00:41:00Z">
        <w:r w:rsidRPr="00915704">
          <w:rPr>
            <w:b/>
            <w:bCs/>
            <w:sz w:val="22"/>
            <w:szCs w:val="22"/>
          </w:rPr>
          <w:t>Ownership Rights</w:t>
        </w:r>
        <w:r w:rsidRPr="00915704">
          <w:rPr>
            <w:sz w:val="22"/>
            <w:szCs w:val="22"/>
          </w:rPr>
          <w:t>. The User does not acquire any ownership rights in any pro</w:t>
        </w:r>
      </w:ins>
      <w:ins w:id="615" w:author="Cherie Markley" w:date="2025-12-16T18:42:00Z" w16du:dateUtc="2025-12-17T00:42:00Z">
        <w:r w:rsidRPr="00915704">
          <w:rPr>
            <w:sz w:val="22"/>
            <w:szCs w:val="22"/>
          </w:rPr>
          <w:t xml:space="preserve">tected content. </w:t>
        </w:r>
      </w:ins>
      <w:ins w:id="616" w:author="Cherie Markley" w:date="2025-12-18T17:05:00Z" w16du:dateUtc="2025-12-18T23:05:00Z">
        <w:r w:rsidR="00AF5C52">
          <w:rPr>
            <w:sz w:val="22"/>
            <w:szCs w:val="22"/>
          </w:rPr>
          <w:t>SpeakEQ</w:t>
        </w:r>
      </w:ins>
      <w:ins w:id="617" w:author="Cherie Markley" w:date="2025-12-16T18:42:00Z" w16du:dateUtc="2025-12-17T00:42:00Z">
        <w:r w:rsidRPr="00915704">
          <w:rPr>
            <w:sz w:val="22"/>
            <w:szCs w:val="22"/>
          </w:rPr>
          <w:t xml:space="preserve"> does not grant the User an</w:t>
        </w:r>
      </w:ins>
      <w:ins w:id="618" w:author="Cherie Markley" w:date="2025-12-16T18:43:00Z" w16du:dateUtc="2025-12-17T00:43:00Z">
        <w:r w:rsidRPr="00915704">
          <w:rPr>
            <w:sz w:val="22"/>
            <w:szCs w:val="22"/>
          </w:rPr>
          <w:t xml:space="preserve">y licenses, express or implied, to the intellectual property of </w:t>
        </w:r>
      </w:ins>
      <w:ins w:id="619" w:author="Cherie Markley" w:date="2025-12-18T17:05:00Z" w16du:dateUtc="2025-12-18T23:05:00Z">
        <w:r w:rsidR="00AF5C52">
          <w:rPr>
            <w:sz w:val="22"/>
            <w:szCs w:val="22"/>
          </w:rPr>
          <w:t>SpeakEQ</w:t>
        </w:r>
      </w:ins>
      <w:ins w:id="620" w:author="Cherie Markley" w:date="2025-12-16T18:43:00Z" w16du:dateUtc="2025-12-17T00:43:00Z">
        <w:r w:rsidRPr="00915704">
          <w:rPr>
            <w:sz w:val="22"/>
            <w:szCs w:val="22"/>
          </w:rPr>
          <w:t xml:space="preserve"> or its licensors except as expressly authorized by these Terms.</w:t>
        </w:r>
      </w:ins>
    </w:p>
    <w:p w14:paraId="62F52C64" w14:textId="77777777" w:rsidR="003F3EBF" w:rsidRPr="00915704" w:rsidRDefault="003F3EBF" w:rsidP="00720A03">
      <w:pPr>
        <w:spacing w:after="0"/>
        <w:ind w:left="360"/>
        <w:rPr>
          <w:ins w:id="621" w:author="Cherie Markley" w:date="2025-12-16T18:33:00Z" w16du:dateUtc="2025-12-17T00:33:00Z"/>
          <w:sz w:val="22"/>
          <w:szCs w:val="22"/>
        </w:rPr>
      </w:pPr>
    </w:p>
    <w:p w14:paraId="4420312C" w14:textId="7524D573" w:rsidR="00720A03" w:rsidRPr="00915704" w:rsidRDefault="004C7F74" w:rsidP="00720A03">
      <w:pPr>
        <w:spacing w:after="0"/>
        <w:ind w:left="360"/>
        <w:rPr>
          <w:ins w:id="622" w:author="Cherie Markley" w:date="2025-12-16T18:49:00Z" w16du:dateUtc="2025-12-17T00:49:00Z"/>
          <w:sz w:val="22"/>
          <w:szCs w:val="22"/>
        </w:rPr>
      </w:pPr>
      <w:del w:id="623" w:author="Cherie Markley" w:date="2025-12-16T17:31:00Z" w16du:dateUtc="2025-12-16T23:31:00Z">
        <w:r w:rsidRPr="00915704" w:rsidDel="00720A03">
          <w:rPr>
            <w:b/>
            <w:bCs/>
            <w:sz w:val="22"/>
            <w:szCs w:val="22"/>
            <w:rPrChange w:id="624" w:author="Cherie Markley" w:date="2025-12-16T20:47:00Z" w16du:dateUtc="2025-12-17T02:47:00Z">
              <w:rPr>
                <w:sz w:val="22"/>
                <w:szCs w:val="22"/>
              </w:rPr>
            </w:rPrChange>
          </w:rPr>
          <w:delText xml:space="preserve">You </w:delText>
        </w:r>
      </w:del>
      <w:del w:id="625" w:author="Cherie Markley" w:date="2025-12-16T18:43:00Z" w16du:dateUtc="2025-12-17T00:43:00Z">
        <w:r w:rsidRPr="00915704" w:rsidDel="00C9423E">
          <w:rPr>
            <w:b/>
            <w:bCs/>
            <w:sz w:val="22"/>
            <w:szCs w:val="22"/>
            <w:rPrChange w:id="626" w:author="Cherie Markley" w:date="2025-12-16T20:47:00Z" w16du:dateUtc="2025-12-17T02:47:00Z">
              <w:rPr>
                <w:sz w:val="22"/>
                <w:szCs w:val="22"/>
              </w:rPr>
            </w:rPrChange>
          </w:rPr>
          <w:delText xml:space="preserve">can use the App for </w:delText>
        </w:r>
      </w:del>
      <w:del w:id="627" w:author="Cherie Markley" w:date="2025-12-16T17:31:00Z" w16du:dateUtc="2025-12-16T23:31:00Z">
        <w:r w:rsidRPr="00915704" w:rsidDel="00720A03">
          <w:rPr>
            <w:b/>
            <w:bCs/>
            <w:sz w:val="22"/>
            <w:szCs w:val="22"/>
            <w:rPrChange w:id="628" w:author="Cherie Markley" w:date="2025-12-16T20:47:00Z" w16du:dateUtc="2025-12-17T02:47:00Z">
              <w:rPr>
                <w:sz w:val="22"/>
                <w:szCs w:val="22"/>
              </w:rPr>
            </w:rPrChange>
          </w:rPr>
          <w:delText xml:space="preserve">your </w:delText>
        </w:r>
      </w:del>
      <w:del w:id="629" w:author="Cherie Markley" w:date="2025-12-16T18:43:00Z" w16du:dateUtc="2025-12-17T00:43:00Z">
        <w:r w:rsidRPr="00915704" w:rsidDel="00C9423E">
          <w:rPr>
            <w:b/>
            <w:bCs/>
            <w:sz w:val="22"/>
            <w:szCs w:val="22"/>
            <w:rPrChange w:id="630" w:author="Cherie Markley" w:date="2025-12-16T20:47:00Z" w16du:dateUtc="2025-12-17T02:47:00Z">
              <w:rPr>
                <w:sz w:val="22"/>
                <w:szCs w:val="22"/>
              </w:rPr>
            </w:rPrChange>
          </w:rPr>
          <w:delText xml:space="preserve">personal communication improvement, but </w:delText>
        </w:r>
      </w:del>
      <w:del w:id="631" w:author="Cherie Markley" w:date="2025-12-16T17:31:00Z" w16du:dateUtc="2025-12-16T23:31:00Z">
        <w:r w:rsidRPr="00915704" w:rsidDel="00720A03">
          <w:rPr>
            <w:b/>
            <w:bCs/>
            <w:sz w:val="22"/>
            <w:szCs w:val="22"/>
            <w:rPrChange w:id="632" w:author="Cherie Markley" w:date="2025-12-16T20:47:00Z" w16du:dateUtc="2025-12-17T02:47:00Z">
              <w:rPr>
                <w:sz w:val="22"/>
                <w:szCs w:val="22"/>
              </w:rPr>
            </w:rPrChange>
          </w:rPr>
          <w:delText xml:space="preserve">you can't </w:delText>
        </w:r>
      </w:del>
      <w:del w:id="633" w:author="Cherie Markley" w:date="2025-12-16T18:43:00Z" w16du:dateUtc="2025-12-17T00:43:00Z">
        <w:r w:rsidRPr="00915704" w:rsidDel="00C9423E">
          <w:rPr>
            <w:b/>
            <w:bCs/>
            <w:sz w:val="22"/>
            <w:szCs w:val="22"/>
            <w:rPrChange w:id="634" w:author="Cherie Markley" w:date="2025-12-16T20:47:00Z" w16du:dateUtc="2025-12-17T02:47:00Z">
              <w:rPr>
                <w:sz w:val="22"/>
                <w:szCs w:val="22"/>
              </w:rPr>
            </w:rPrChange>
          </w:rPr>
          <w:delText xml:space="preserve">copy, modify, or sell any part of </w:delText>
        </w:r>
      </w:del>
      <w:del w:id="635" w:author="Cherie Markley" w:date="2025-12-16T17:31:00Z" w16du:dateUtc="2025-12-16T23:31:00Z">
        <w:r w:rsidRPr="00915704" w:rsidDel="00720A03">
          <w:rPr>
            <w:b/>
            <w:bCs/>
            <w:sz w:val="22"/>
            <w:szCs w:val="22"/>
            <w:rPrChange w:id="636" w:author="Cherie Markley" w:date="2025-12-16T20:47:00Z" w16du:dateUtc="2025-12-17T02:47:00Z">
              <w:rPr>
                <w:sz w:val="22"/>
                <w:szCs w:val="22"/>
              </w:rPr>
            </w:rPrChange>
          </w:rPr>
          <w:delText xml:space="preserve">our </w:delText>
        </w:r>
      </w:del>
      <w:del w:id="637" w:author="Cherie Markley" w:date="2025-12-16T18:43:00Z" w16du:dateUtc="2025-12-17T00:43:00Z">
        <w:r w:rsidRPr="00915704" w:rsidDel="00C9423E">
          <w:rPr>
            <w:b/>
            <w:bCs/>
            <w:sz w:val="22"/>
            <w:szCs w:val="22"/>
            <w:rPrChange w:id="638" w:author="Cherie Markley" w:date="2025-12-16T20:47:00Z" w16du:dateUtc="2025-12-17T02:47:00Z">
              <w:rPr>
                <w:sz w:val="22"/>
                <w:szCs w:val="22"/>
              </w:rPr>
            </w:rPrChange>
          </w:rPr>
          <w:delText>technology.</w:delText>
        </w:r>
      </w:del>
      <w:ins w:id="639" w:author="Cherie Markley" w:date="2025-12-16T18:44:00Z" w16du:dateUtc="2025-12-17T00:44:00Z">
        <w:r w:rsidR="00C9423E" w:rsidRPr="00915704">
          <w:rPr>
            <w:b/>
            <w:bCs/>
            <w:sz w:val="22"/>
            <w:szCs w:val="22"/>
          </w:rPr>
          <w:t xml:space="preserve">Linked Sites. </w:t>
        </w:r>
      </w:ins>
      <w:ins w:id="640" w:author="Cherie Markley" w:date="2025-12-18T17:06:00Z" w16du:dateUtc="2025-12-18T23:06:00Z">
        <w:r w:rsidR="00AF5C52">
          <w:rPr>
            <w:sz w:val="22"/>
            <w:szCs w:val="22"/>
          </w:rPr>
          <w:t>SpeakEQ</w:t>
        </w:r>
      </w:ins>
      <w:ins w:id="641" w:author="Cherie Markley" w:date="2025-12-16T17:32:00Z" w16du:dateUtc="2025-12-16T23:32:00Z">
        <w:r w:rsidR="00720A03" w:rsidRPr="00915704">
          <w:rPr>
            <w:sz w:val="22"/>
            <w:szCs w:val="22"/>
          </w:rPr>
          <w:t xml:space="preserve"> may contain links to other apps or websites (“Linked Sites”). </w:t>
        </w:r>
      </w:ins>
      <w:ins w:id="642" w:author="Cherie Markley" w:date="2025-12-18T17:06:00Z" w16du:dateUtc="2025-12-18T23:06:00Z">
        <w:r w:rsidR="00AF5C52">
          <w:rPr>
            <w:sz w:val="22"/>
            <w:szCs w:val="22"/>
          </w:rPr>
          <w:t>SpeakEQ</w:t>
        </w:r>
      </w:ins>
      <w:ins w:id="643" w:author="Cherie Markley" w:date="2025-12-16T17:32:00Z" w16du:dateUtc="2025-12-16T23:32:00Z">
        <w:r w:rsidR="00720A03" w:rsidRPr="00915704">
          <w:rPr>
            <w:sz w:val="22"/>
            <w:szCs w:val="22"/>
          </w:rPr>
          <w:t xml:space="preserve"> does not control Link</w:t>
        </w:r>
      </w:ins>
      <w:ins w:id="644" w:author="Cherie Markley" w:date="2025-12-16T17:33:00Z" w16du:dateUtc="2025-12-16T23:33:00Z">
        <w:r w:rsidR="00720A03" w:rsidRPr="00915704">
          <w:rPr>
            <w:sz w:val="22"/>
            <w:szCs w:val="22"/>
          </w:rPr>
          <w:t xml:space="preserve">ed Sites and is not responsible for the contents or updates of any Linked Site. </w:t>
        </w:r>
      </w:ins>
      <w:ins w:id="645" w:author="Cherie Markley" w:date="2025-12-18T17:06:00Z" w16du:dateUtc="2025-12-18T23:06:00Z">
        <w:r w:rsidR="00AF5C52">
          <w:rPr>
            <w:sz w:val="22"/>
            <w:szCs w:val="22"/>
          </w:rPr>
          <w:t>SpeakEQ</w:t>
        </w:r>
      </w:ins>
      <w:ins w:id="646" w:author="Cherie Markley" w:date="2025-12-16T17:33:00Z" w16du:dateUtc="2025-12-16T23:33:00Z">
        <w:r w:rsidR="00720A03" w:rsidRPr="00915704">
          <w:rPr>
            <w:sz w:val="22"/>
            <w:szCs w:val="22"/>
          </w:rPr>
          <w:t xml:space="preserve"> provides Linked Sites the User only as a convenience, and the inclusion of any Linked Site does not imply endorsement by </w:t>
        </w:r>
      </w:ins>
      <w:ins w:id="647" w:author="Cherie Markley" w:date="2025-12-18T17:06:00Z" w16du:dateUtc="2025-12-18T23:06:00Z">
        <w:r w:rsidR="00AF5C52">
          <w:rPr>
            <w:sz w:val="22"/>
            <w:szCs w:val="22"/>
          </w:rPr>
          <w:t>SpeakEQ</w:t>
        </w:r>
      </w:ins>
      <w:ins w:id="648" w:author="Cherie Markley" w:date="2025-12-16T17:33:00Z" w16du:dateUtc="2025-12-16T23:33:00Z">
        <w:r w:rsidR="00720A03" w:rsidRPr="00915704">
          <w:rPr>
            <w:sz w:val="22"/>
            <w:szCs w:val="22"/>
          </w:rPr>
          <w:t xml:space="preserve"> of the Linke</w:t>
        </w:r>
      </w:ins>
      <w:ins w:id="649" w:author="Cherie Markley" w:date="2025-12-16T17:34:00Z" w16du:dateUtc="2025-12-16T23:34:00Z">
        <w:r w:rsidR="00720A03" w:rsidRPr="00915704">
          <w:rPr>
            <w:sz w:val="22"/>
            <w:szCs w:val="22"/>
          </w:rPr>
          <w:t>d Site or any association with its operators.</w:t>
        </w:r>
      </w:ins>
    </w:p>
    <w:p w14:paraId="45F21BB1" w14:textId="77777777" w:rsidR="00C9423E" w:rsidRPr="00915704" w:rsidRDefault="00C9423E" w:rsidP="00720A03">
      <w:pPr>
        <w:spacing w:after="0"/>
        <w:ind w:left="360"/>
        <w:rPr>
          <w:ins w:id="650" w:author="Cherie Markley" w:date="2025-12-16T18:49:00Z" w16du:dateUtc="2025-12-17T00:49:00Z"/>
          <w:sz w:val="22"/>
          <w:szCs w:val="22"/>
        </w:rPr>
      </w:pPr>
    </w:p>
    <w:p w14:paraId="2C401DFD" w14:textId="2754D025" w:rsidR="00C9423E" w:rsidRPr="00915704" w:rsidRDefault="00C9423E" w:rsidP="00720A03">
      <w:pPr>
        <w:spacing w:after="0"/>
        <w:ind w:left="360"/>
        <w:rPr>
          <w:ins w:id="651" w:author="Cherie Markley" w:date="2025-12-16T20:17:00Z" w16du:dateUtc="2025-12-17T02:17:00Z"/>
          <w:sz w:val="22"/>
          <w:szCs w:val="22"/>
        </w:rPr>
      </w:pPr>
      <w:ins w:id="652" w:author="Cherie Markley" w:date="2025-12-16T18:49:00Z" w16du:dateUtc="2025-12-17T00:49:00Z">
        <w:r w:rsidRPr="00915704">
          <w:rPr>
            <w:b/>
            <w:bCs/>
            <w:sz w:val="22"/>
            <w:szCs w:val="22"/>
          </w:rPr>
          <w:t>International Users</w:t>
        </w:r>
        <w:r w:rsidRPr="00915704">
          <w:rPr>
            <w:sz w:val="22"/>
            <w:szCs w:val="22"/>
          </w:rPr>
          <w:t xml:space="preserve">. </w:t>
        </w:r>
      </w:ins>
      <w:ins w:id="653" w:author="Cherie Markley" w:date="2025-12-18T17:06:00Z" w16du:dateUtc="2025-12-18T23:06:00Z">
        <w:r w:rsidR="00AF5C52">
          <w:rPr>
            <w:sz w:val="22"/>
            <w:szCs w:val="22"/>
          </w:rPr>
          <w:t>SpeakEQ</w:t>
        </w:r>
      </w:ins>
      <w:ins w:id="654" w:author="Cherie Markley" w:date="2025-12-16T18:49:00Z" w16du:dateUtc="2025-12-17T00:49:00Z">
        <w:r w:rsidRPr="00915704">
          <w:rPr>
            <w:sz w:val="22"/>
            <w:szCs w:val="22"/>
          </w:rPr>
          <w:t xml:space="preserve"> is controlled, operated, and administered by </w:t>
        </w:r>
      </w:ins>
      <w:ins w:id="655" w:author="Cherie Markley" w:date="2025-12-18T17:06:00Z" w16du:dateUtc="2025-12-18T23:06:00Z">
        <w:r w:rsidR="00AF5C52">
          <w:rPr>
            <w:sz w:val="22"/>
            <w:szCs w:val="22"/>
          </w:rPr>
          <w:t>SpeakEQ</w:t>
        </w:r>
      </w:ins>
      <w:ins w:id="656" w:author="Cherie Markley" w:date="2025-12-16T18:50:00Z" w16du:dateUtc="2025-12-17T00:50:00Z">
        <w:r w:rsidR="003F7E6A" w:rsidRPr="00915704">
          <w:rPr>
            <w:sz w:val="22"/>
            <w:szCs w:val="22"/>
          </w:rPr>
          <w:t xml:space="preserve"> from its offices within the United States of America. The User will not use </w:t>
        </w:r>
      </w:ins>
      <w:ins w:id="657" w:author="Cherie Markley" w:date="2025-12-18T17:06:00Z" w16du:dateUtc="2025-12-18T23:06:00Z">
        <w:r w:rsidR="00AF5C52">
          <w:rPr>
            <w:sz w:val="22"/>
            <w:szCs w:val="22"/>
          </w:rPr>
          <w:t>SpeakEQ</w:t>
        </w:r>
      </w:ins>
      <w:ins w:id="658" w:author="Cherie Markley" w:date="2025-12-16T18:50:00Z" w16du:dateUtc="2025-12-17T00:50:00Z">
        <w:r w:rsidR="003F7E6A" w:rsidRPr="00915704">
          <w:rPr>
            <w:sz w:val="22"/>
            <w:szCs w:val="22"/>
          </w:rPr>
          <w:t xml:space="preserve"> content in any </w:t>
        </w:r>
      </w:ins>
      <w:ins w:id="659" w:author="Cherie Markley" w:date="2025-12-16T18:51:00Z" w16du:dateUtc="2025-12-17T00:51:00Z">
        <w:r w:rsidR="003F7E6A" w:rsidRPr="00915704">
          <w:rPr>
            <w:sz w:val="22"/>
            <w:szCs w:val="22"/>
          </w:rPr>
          <w:t>country or in any manner prohibited by any applicable local or international laws, restrictions, or regulations.</w:t>
        </w:r>
      </w:ins>
    </w:p>
    <w:p w14:paraId="0ED191BF" w14:textId="77777777" w:rsidR="00993FD3" w:rsidRPr="00915704" w:rsidRDefault="00993FD3" w:rsidP="00720A03">
      <w:pPr>
        <w:spacing w:after="0"/>
        <w:ind w:left="360"/>
        <w:rPr>
          <w:ins w:id="660" w:author="Cherie Markley" w:date="2025-12-16T20:17:00Z" w16du:dateUtc="2025-12-17T02:17:00Z"/>
          <w:sz w:val="22"/>
          <w:szCs w:val="22"/>
        </w:rPr>
      </w:pPr>
    </w:p>
    <w:p w14:paraId="60AF1C71" w14:textId="587ADBC7" w:rsidR="00993FD3" w:rsidRPr="00915704" w:rsidRDefault="00993FD3" w:rsidP="00993FD3">
      <w:pPr>
        <w:ind w:left="360"/>
        <w:rPr>
          <w:ins w:id="661" w:author="Cherie Markley" w:date="2025-12-16T20:38:00Z" w16du:dateUtc="2025-12-17T02:38:00Z"/>
          <w:sz w:val="22"/>
          <w:szCs w:val="22"/>
        </w:rPr>
      </w:pPr>
      <w:ins w:id="662" w:author="Cherie Markley" w:date="2025-12-16T20:17:00Z" w16du:dateUtc="2025-12-17T02:17:00Z">
        <w:r w:rsidRPr="00915704">
          <w:rPr>
            <w:b/>
            <w:bCs/>
            <w:sz w:val="22"/>
            <w:szCs w:val="22"/>
          </w:rPr>
          <w:t>Third Party Services.</w:t>
        </w:r>
        <w:r w:rsidRPr="00915704">
          <w:rPr>
            <w:sz w:val="22"/>
            <w:szCs w:val="22"/>
          </w:rPr>
          <w:t xml:space="preserve"> </w:t>
        </w:r>
        <w:r w:rsidRPr="00915704">
          <w:rPr>
            <w:sz w:val="22"/>
            <w:szCs w:val="22"/>
            <w:rPrChange w:id="663" w:author="Cherie Markley" w:date="2025-12-16T20:47:00Z" w16du:dateUtc="2025-12-17T02:47:00Z">
              <w:rPr/>
            </w:rPrChange>
          </w:rPr>
          <w:t xml:space="preserve">Certain services made available via </w:t>
        </w:r>
      </w:ins>
      <w:ins w:id="664" w:author="Cherie Markley" w:date="2025-12-18T17:06:00Z" w16du:dateUtc="2025-12-18T23:06:00Z">
        <w:r w:rsidR="00AF5C52">
          <w:rPr>
            <w:sz w:val="22"/>
            <w:szCs w:val="22"/>
          </w:rPr>
          <w:t>SpeakE</w:t>
        </w:r>
      </w:ins>
      <w:ins w:id="665" w:author="Cherie Markley" w:date="2025-12-18T17:07:00Z" w16du:dateUtc="2025-12-18T23:07:00Z">
        <w:r w:rsidR="00AF5C52">
          <w:rPr>
            <w:sz w:val="22"/>
            <w:szCs w:val="22"/>
          </w:rPr>
          <w:t>Q</w:t>
        </w:r>
      </w:ins>
      <w:ins w:id="666" w:author="Cherie Markley" w:date="2025-12-16T20:17:00Z" w16du:dateUtc="2025-12-17T02:17:00Z">
        <w:r w:rsidRPr="00915704">
          <w:rPr>
            <w:sz w:val="22"/>
            <w:szCs w:val="22"/>
            <w:rPrChange w:id="667" w:author="Cherie Markley" w:date="2025-12-16T20:47:00Z" w16du:dateUtc="2025-12-17T02:47:00Z">
              <w:rPr/>
            </w:rPrChange>
          </w:rPr>
          <w:t xml:space="preserve"> are delivered by third party sites and organizations. By using any product, service or functionality originating from </w:t>
        </w:r>
      </w:ins>
      <w:ins w:id="668" w:author="Cherie Markley" w:date="2025-12-18T17:07:00Z" w16du:dateUtc="2025-12-18T23:07:00Z">
        <w:r w:rsidR="00AF5C52">
          <w:rPr>
            <w:sz w:val="22"/>
            <w:szCs w:val="22"/>
          </w:rPr>
          <w:t>SpeakEQ</w:t>
        </w:r>
      </w:ins>
      <w:ins w:id="669" w:author="Cherie Markley" w:date="2025-12-16T20:17:00Z" w16du:dateUtc="2025-12-17T02:17:00Z">
        <w:r w:rsidRPr="00915704">
          <w:rPr>
            <w:sz w:val="22"/>
            <w:szCs w:val="22"/>
            <w:rPrChange w:id="670" w:author="Cherie Markley" w:date="2025-12-16T20:47:00Z" w16du:dateUtc="2025-12-17T02:47:00Z">
              <w:rPr/>
            </w:rPrChange>
          </w:rPr>
          <w:t xml:space="preserve">, the User hereby acknowledges and consents that </w:t>
        </w:r>
      </w:ins>
      <w:ins w:id="671" w:author="Cherie Markley" w:date="2025-12-18T17:07:00Z" w16du:dateUtc="2025-12-18T23:07:00Z">
        <w:r w:rsidR="00AF5C52">
          <w:rPr>
            <w:sz w:val="22"/>
            <w:szCs w:val="22"/>
          </w:rPr>
          <w:t>SpeakEQ</w:t>
        </w:r>
      </w:ins>
      <w:ins w:id="672" w:author="Cherie Markley" w:date="2025-12-16T20:17:00Z" w16du:dateUtc="2025-12-17T02:17:00Z">
        <w:r w:rsidRPr="00915704">
          <w:rPr>
            <w:sz w:val="22"/>
            <w:szCs w:val="22"/>
            <w:rPrChange w:id="673" w:author="Cherie Markley" w:date="2025-12-16T20:47:00Z" w16du:dateUtc="2025-12-17T02:47:00Z">
              <w:rPr/>
            </w:rPrChange>
          </w:rPr>
          <w:t xml:space="preserve"> may share such information and data with any third party with whom </w:t>
        </w:r>
      </w:ins>
      <w:ins w:id="674" w:author="Cherie Markley" w:date="2025-12-18T17:07:00Z" w16du:dateUtc="2025-12-18T23:07:00Z">
        <w:r w:rsidR="00AF5C52">
          <w:rPr>
            <w:sz w:val="22"/>
            <w:szCs w:val="22"/>
          </w:rPr>
          <w:t>SpeakEQ</w:t>
        </w:r>
      </w:ins>
      <w:ins w:id="675" w:author="Cherie Markley" w:date="2025-12-16T20:17:00Z" w16du:dateUtc="2025-12-17T02:17:00Z">
        <w:r w:rsidRPr="00915704">
          <w:rPr>
            <w:sz w:val="22"/>
            <w:szCs w:val="22"/>
            <w:rPrChange w:id="676" w:author="Cherie Markley" w:date="2025-12-16T20:47:00Z" w16du:dateUtc="2025-12-17T02:47:00Z">
              <w:rPr/>
            </w:rPrChange>
          </w:rPr>
          <w:t xml:space="preserve"> has a contractual relationship to provide the requested product, service or functionality on behalf of </w:t>
        </w:r>
      </w:ins>
      <w:ins w:id="677" w:author="Cherie Markley" w:date="2025-12-18T17:07:00Z" w16du:dateUtc="2025-12-18T23:07:00Z">
        <w:r w:rsidR="00AF5C52">
          <w:rPr>
            <w:sz w:val="22"/>
            <w:szCs w:val="22"/>
          </w:rPr>
          <w:t>SpeakEQ’s</w:t>
        </w:r>
      </w:ins>
      <w:ins w:id="678" w:author="Cherie Markley" w:date="2025-12-16T20:17:00Z" w16du:dateUtc="2025-12-17T02:17:00Z">
        <w:r w:rsidRPr="00915704">
          <w:rPr>
            <w:sz w:val="22"/>
            <w:szCs w:val="22"/>
            <w:rPrChange w:id="679" w:author="Cherie Markley" w:date="2025-12-16T20:47:00Z" w16du:dateUtc="2025-12-17T02:47:00Z">
              <w:rPr/>
            </w:rPrChange>
          </w:rPr>
          <w:t xml:space="preserve"> users and customers.</w:t>
        </w:r>
      </w:ins>
    </w:p>
    <w:p w14:paraId="50FB8680" w14:textId="77777777" w:rsidR="00C86341" w:rsidRPr="00915704" w:rsidRDefault="00C86341" w:rsidP="00C86341">
      <w:pPr>
        <w:pStyle w:val="ListParagraph"/>
        <w:spacing w:after="0"/>
        <w:rPr>
          <w:ins w:id="680" w:author="Cherie Markley" w:date="2025-12-16T20:38:00Z" w16du:dateUtc="2025-12-17T02:38:00Z"/>
          <w:sz w:val="22"/>
          <w:szCs w:val="22"/>
        </w:rPr>
      </w:pPr>
    </w:p>
    <w:p w14:paraId="5C63BE21" w14:textId="77777777" w:rsidR="00C86341" w:rsidRPr="00915704" w:rsidRDefault="00C86341" w:rsidP="00C86341">
      <w:pPr>
        <w:pStyle w:val="ListParagraph"/>
        <w:numPr>
          <w:ilvl w:val="0"/>
          <w:numId w:val="6"/>
        </w:numPr>
        <w:spacing w:after="0"/>
        <w:rPr>
          <w:ins w:id="681" w:author="Cherie Markley" w:date="2025-12-16T20:38:00Z" w16du:dateUtc="2025-12-17T02:38:00Z"/>
          <w:b/>
          <w:bCs/>
          <w:sz w:val="22"/>
          <w:szCs w:val="22"/>
        </w:rPr>
      </w:pPr>
      <w:ins w:id="682" w:author="Cherie Markley" w:date="2025-12-16T20:38:00Z" w16du:dateUtc="2025-12-17T02:38:00Z">
        <w:r w:rsidRPr="00915704">
          <w:rPr>
            <w:b/>
            <w:bCs/>
            <w:sz w:val="22"/>
            <w:szCs w:val="22"/>
          </w:rPr>
          <w:t>Cancellation.</w:t>
        </w:r>
      </w:ins>
    </w:p>
    <w:p w14:paraId="5CB542A2" w14:textId="77777777" w:rsidR="00DF33B8" w:rsidRDefault="00DF33B8" w:rsidP="00DF33B8">
      <w:pPr>
        <w:spacing w:after="0"/>
        <w:ind w:left="360"/>
        <w:rPr>
          <w:ins w:id="683" w:author="Cherie Markley" w:date="2025-12-19T09:32:00Z" w16du:dateUtc="2025-12-19T15:32:00Z"/>
          <w:sz w:val="22"/>
          <w:szCs w:val="22"/>
        </w:rPr>
      </w:pPr>
    </w:p>
    <w:p w14:paraId="703D3962" w14:textId="5B5A7533" w:rsidR="00DF33B8" w:rsidRDefault="00DF33B8" w:rsidP="00DF33B8">
      <w:pPr>
        <w:spacing w:after="0"/>
        <w:ind w:left="360"/>
        <w:rPr>
          <w:ins w:id="684" w:author="Cherie Markley" w:date="2025-12-19T09:31:00Z" w16du:dateUtc="2025-12-19T15:31:00Z"/>
          <w:sz w:val="22"/>
          <w:szCs w:val="22"/>
        </w:rPr>
      </w:pPr>
      <w:ins w:id="685" w:author="Cherie Markley" w:date="2025-12-19T09:31:00Z" w16du:dateUtc="2025-12-19T15:31:00Z">
        <w:r>
          <w:rPr>
            <w:sz w:val="22"/>
            <w:szCs w:val="22"/>
          </w:rPr>
          <w:t>The User’s</w:t>
        </w:r>
        <w:r w:rsidRPr="00A8548C">
          <w:rPr>
            <w:sz w:val="22"/>
            <w:szCs w:val="22"/>
          </w:rPr>
          <w:t xml:space="preserve"> satisfaction is </w:t>
        </w:r>
        <w:r>
          <w:rPr>
            <w:sz w:val="22"/>
            <w:szCs w:val="22"/>
          </w:rPr>
          <w:t>SpeakEQ’s</w:t>
        </w:r>
        <w:r w:rsidRPr="00A8548C">
          <w:rPr>
            <w:sz w:val="22"/>
            <w:szCs w:val="22"/>
          </w:rPr>
          <w:t xml:space="preserve"> priority. </w:t>
        </w:r>
        <w:r>
          <w:rPr>
            <w:sz w:val="22"/>
            <w:szCs w:val="22"/>
          </w:rPr>
          <w:t>However, i</w:t>
        </w:r>
        <w:r w:rsidRPr="00A8548C">
          <w:rPr>
            <w:sz w:val="22"/>
            <w:szCs w:val="22"/>
          </w:rPr>
          <w:t xml:space="preserve">f </w:t>
        </w:r>
        <w:r>
          <w:rPr>
            <w:sz w:val="22"/>
            <w:szCs w:val="22"/>
          </w:rPr>
          <w:t>the User</w:t>
        </w:r>
        <w:r w:rsidRPr="00A8548C">
          <w:rPr>
            <w:sz w:val="22"/>
            <w:szCs w:val="22"/>
          </w:rPr>
          <w:t xml:space="preserve"> find</w:t>
        </w:r>
        <w:r>
          <w:rPr>
            <w:sz w:val="22"/>
            <w:szCs w:val="22"/>
          </w:rPr>
          <w:t>s</w:t>
        </w:r>
        <w:r w:rsidRPr="00A8548C">
          <w:rPr>
            <w:sz w:val="22"/>
            <w:szCs w:val="22"/>
          </w:rPr>
          <w:t xml:space="preserve"> that SpeakEQ or these terms no longer serve </w:t>
        </w:r>
        <w:r>
          <w:rPr>
            <w:sz w:val="22"/>
            <w:szCs w:val="22"/>
          </w:rPr>
          <w:t>the User’s</w:t>
        </w:r>
        <w:r w:rsidRPr="00A8548C">
          <w:rPr>
            <w:sz w:val="22"/>
            <w:szCs w:val="22"/>
          </w:rPr>
          <w:t xml:space="preserve"> needs, </w:t>
        </w:r>
        <w:r>
          <w:rPr>
            <w:sz w:val="22"/>
            <w:szCs w:val="22"/>
          </w:rPr>
          <w:t>use may be discontinued</w:t>
        </w:r>
        <w:r w:rsidRPr="00A8548C">
          <w:rPr>
            <w:sz w:val="22"/>
            <w:szCs w:val="22"/>
          </w:rPr>
          <w:t xml:space="preserve"> at any time</w:t>
        </w:r>
        <w:r>
          <w:rPr>
            <w:sz w:val="22"/>
            <w:szCs w:val="22"/>
          </w:rPr>
          <w:t>.</w:t>
        </w:r>
      </w:ins>
      <w:ins w:id="686" w:author="Cherie Markley" w:date="2025-12-19T09:32:00Z" w16du:dateUtc="2025-12-19T15:32:00Z">
        <w:r>
          <w:rPr>
            <w:sz w:val="22"/>
            <w:szCs w:val="22"/>
          </w:rPr>
          <w:t xml:space="preserve"> </w:t>
        </w:r>
      </w:ins>
      <w:ins w:id="687" w:author="Cherie Markley" w:date="2025-12-19T09:33:00Z" w16du:dateUtc="2025-12-19T15:33:00Z">
        <w:r>
          <w:rPr>
            <w:sz w:val="22"/>
            <w:szCs w:val="22"/>
          </w:rPr>
          <w:t>Feedback regarding cancellation is appreci</w:t>
        </w:r>
      </w:ins>
      <w:ins w:id="688" w:author="Cherie Markley" w:date="2025-12-19T09:34:00Z" w16du:dateUtc="2025-12-19T15:34:00Z">
        <w:r>
          <w:rPr>
            <w:sz w:val="22"/>
            <w:szCs w:val="22"/>
          </w:rPr>
          <w:t>ated and welcomed, though not required.</w:t>
        </w:r>
      </w:ins>
    </w:p>
    <w:p w14:paraId="49E85DEE" w14:textId="77777777" w:rsidR="00DF33B8" w:rsidRDefault="00DF33B8" w:rsidP="00DF33B8">
      <w:pPr>
        <w:spacing w:after="0"/>
        <w:ind w:left="360"/>
        <w:rPr>
          <w:ins w:id="689" w:author="Cherie Markley" w:date="2025-12-19T09:31:00Z" w16du:dateUtc="2025-12-19T15:31:00Z"/>
          <w:sz w:val="22"/>
          <w:szCs w:val="22"/>
        </w:rPr>
      </w:pPr>
    </w:p>
    <w:p w14:paraId="0C5266BB" w14:textId="64F94567" w:rsidR="00A8548C" w:rsidRPr="00915704" w:rsidRDefault="00C86341" w:rsidP="00DF33B8">
      <w:pPr>
        <w:spacing w:after="0"/>
        <w:ind w:left="360"/>
        <w:rPr>
          <w:ins w:id="690" w:author="Cherie Markley" w:date="2025-12-16T20:38:00Z" w16du:dateUtc="2025-12-17T02:38:00Z"/>
          <w:sz w:val="22"/>
          <w:szCs w:val="22"/>
        </w:rPr>
      </w:pPr>
      <w:ins w:id="691" w:author="Cherie Markley" w:date="2025-12-16T20:38:00Z" w16du:dateUtc="2025-12-17T02:38:00Z">
        <w:r w:rsidRPr="00915704">
          <w:rPr>
            <w:sz w:val="22"/>
            <w:szCs w:val="22"/>
          </w:rPr>
          <w:lastRenderedPageBreak/>
          <w:t xml:space="preserve">User may delete their account at any time through </w:t>
        </w:r>
      </w:ins>
      <w:ins w:id="692" w:author="Cherie Markley" w:date="2025-12-18T17:07:00Z" w16du:dateUtc="2025-12-18T23:07:00Z">
        <w:r w:rsidR="00AF5C52">
          <w:rPr>
            <w:sz w:val="22"/>
            <w:szCs w:val="22"/>
          </w:rPr>
          <w:t>SpeakEQ</w:t>
        </w:r>
      </w:ins>
      <w:ins w:id="693" w:author="Cherie Markley" w:date="2025-12-16T20:38:00Z" w16du:dateUtc="2025-12-17T02:38:00Z">
        <w:r w:rsidRPr="00915704">
          <w:rPr>
            <w:sz w:val="22"/>
            <w:szCs w:val="22"/>
          </w:rPr>
          <w:t xml:space="preserve"> settings or by contacting </w:t>
        </w:r>
      </w:ins>
      <w:ins w:id="694" w:author="Cherie Markley" w:date="2025-12-18T16:38:00Z" w16du:dateUtc="2025-12-18T22:38:00Z">
        <w:r w:rsidR="000333B9">
          <w:rPr>
            <w:sz w:val="22"/>
            <w:szCs w:val="22"/>
          </w:rPr>
          <w:t>customer service</w:t>
        </w:r>
      </w:ins>
      <w:ins w:id="695" w:author="Cherie Markley" w:date="2025-12-16T20:38:00Z" w16du:dateUtc="2025-12-17T02:38:00Z">
        <w:r w:rsidRPr="00915704">
          <w:rPr>
            <w:sz w:val="22"/>
            <w:szCs w:val="22"/>
          </w:rPr>
          <w:t>.</w:t>
        </w:r>
      </w:ins>
    </w:p>
    <w:p w14:paraId="0840F6D1" w14:textId="5D2DF790" w:rsidR="00C86341" w:rsidRPr="00915704" w:rsidRDefault="00C86341" w:rsidP="00C86341">
      <w:pPr>
        <w:spacing w:after="0"/>
        <w:ind w:left="360"/>
        <w:rPr>
          <w:ins w:id="696" w:author="Cherie Markley" w:date="2025-12-16T20:38:00Z" w16du:dateUtc="2025-12-17T02:38:00Z"/>
          <w:sz w:val="22"/>
          <w:szCs w:val="22"/>
        </w:rPr>
      </w:pPr>
      <w:ins w:id="697" w:author="Cherie Markley" w:date="2025-12-16T20:38:00Z" w16du:dateUtc="2025-12-17T02:38:00Z">
        <w:r w:rsidRPr="00915704">
          <w:rPr>
            <w:sz w:val="22"/>
            <w:szCs w:val="22"/>
          </w:rPr>
          <w:br/>
        </w:r>
      </w:ins>
      <w:ins w:id="698" w:author="Cherie Markley" w:date="2025-12-18T17:08:00Z" w16du:dateUtc="2025-12-18T23:08:00Z">
        <w:r w:rsidR="00AF5C52">
          <w:rPr>
            <w:sz w:val="22"/>
            <w:szCs w:val="22"/>
          </w:rPr>
          <w:t>SpeakEQ</w:t>
        </w:r>
      </w:ins>
      <w:ins w:id="699" w:author="Cherie Markley" w:date="2025-12-18T16:38:00Z" w16du:dateUtc="2025-12-18T22:38:00Z">
        <w:r w:rsidR="000333B9">
          <w:rPr>
            <w:sz w:val="22"/>
            <w:szCs w:val="22"/>
          </w:rPr>
          <w:t xml:space="preserve"> and its administrators</w:t>
        </w:r>
      </w:ins>
      <w:ins w:id="700" w:author="Cherie Markley" w:date="2025-12-16T20:38:00Z" w16du:dateUtc="2025-12-17T02:38:00Z">
        <w:r w:rsidRPr="00915704">
          <w:rPr>
            <w:sz w:val="22"/>
            <w:szCs w:val="22"/>
          </w:rPr>
          <w:t xml:space="preserve"> may also suspend or close accounts that violate these Terms, are used fraudulently, or for non-payment. If this happens, the User will lose access to </w:t>
        </w:r>
      </w:ins>
      <w:ins w:id="701" w:author="Cherie Markley" w:date="2025-12-18T17:08:00Z" w16du:dateUtc="2025-12-18T23:08:00Z">
        <w:r w:rsidR="00AF5C52">
          <w:rPr>
            <w:sz w:val="22"/>
            <w:szCs w:val="22"/>
          </w:rPr>
          <w:t>SpeakEQ</w:t>
        </w:r>
      </w:ins>
      <w:ins w:id="702" w:author="Cherie Markley" w:date="2025-12-16T20:38:00Z" w16du:dateUtc="2025-12-17T02:38:00Z">
        <w:r w:rsidRPr="00915704">
          <w:rPr>
            <w:sz w:val="22"/>
            <w:szCs w:val="22"/>
          </w:rPr>
          <w:t xml:space="preserve">, and their data may be deleted according to </w:t>
        </w:r>
      </w:ins>
      <w:ins w:id="703" w:author="Cherie Markley" w:date="2025-12-18T17:09:00Z" w16du:dateUtc="2025-12-18T23:09:00Z">
        <w:r w:rsidR="00AF5C52">
          <w:rPr>
            <w:sz w:val="22"/>
            <w:szCs w:val="22"/>
          </w:rPr>
          <w:t>SpeakEQ’s</w:t>
        </w:r>
      </w:ins>
      <w:ins w:id="704" w:author="Cherie Markley" w:date="2025-12-16T20:38:00Z" w16du:dateUtc="2025-12-17T02:38:00Z">
        <w:r w:rsidRPr="00915704">
          <w:rPr>
            <w:sz w:val="22"/>
            <w:szCs w:val="22"/>
          </w:rPr>
          <w:t xml:space="preserve"> Privacy Policy.</w:t>
        </w:r>
      </w:ins>
    </w:p>
    <w:p w14:paraId="1A1D34EE" w14:textId="77777777" w:rsidR="00720A03" w:rsidRPr="00915704" w:rsidRDefault="00720A03">
      <w:pPr>
        <w:spacing w:after="0"/>
        <w:ind w:left="360"/>
        <w:rPr>
          <w:sz w:val="22"/>
          <w:szCs w:val="22"/>
        </w:rPr>
        <w:pPrChange w:id="705" w:author="Cherie Markley" w:date="2025-12-16T17:31:00Z" w16du:dateUtc="2025-12-16T23:31:00Z">
          <w:pPr>
            <w:spacing w:after="0"/>
          </w:pPr>
        </w:pPrChange>
      </w:pPr>
    </w:p>
    <w:p w14:paraId="2B37FB3C" w14:textId="3A22F609" w:rsidR="004C7F74" w:rsidRPr="00915704" w:rsidDel="004C3894" w:rsidRDefault="004C7F74">
      <w:pPr>
        <w:pStyle w:val="ListParagraph"/>
        <w:numPr>
          <w:ilvl w:val="0"/>
          <w:numId w:val="6"/>
        </w:numPr>
        <w:rPr>
          <w:del w:id="706" w:author="Cherie Markley" w:date="2025-12-16T16:47:00Z" w16du:dateUtc="2025-12-16T22:47:00Z"/>
          <w:b/>
          <w:bCs/>
          <w:sz w:val="22"/>
          <w:szCs w:val="22"/>
          <w:rPrChange w:id="707" w:author="Cherie Markley" w:date="2025-12-16T20:47:00Z" w16du:dateUtc="2025-12-17T02:47:00Z">
            <w:rPr>
              <w:del w:id="708" w:author="Cherie Markley" w:date="2025-12-16T16:47:00Z" w16du:dateUtc="2025-12-16T22:47:00Z"/>
            </w:rPr>
          </w:rPrChange>
        </w:rPr>
        <w:pPrChange w:id="709" w:author="Cherie Markley" w:date="2025-12-16T20:19:00Z" w16du:dateUtc="2025-12-17T02:19:00Z">
          <w:pPr>
            <w:spacing w:after="0"/>
          </w:pPr>
        </w:pPrChange>
      </w:pPr>
      <w:del w:id="710" w:author="Cherie Markley" w:date="2025-12-16T16:47:00Z" w16du:dateUtc="2025-12-16T22:47:00Z">
        <w:r w:rsidRPr="00915704" w:rsidDel="004C3894">
          <w:rPr>
            <w:b/>
            <w:bCs/>
            <w:sz w:val="22"/>
            <w:szCs w:val="22"/>
            <w:rPrChange w:id="711" w:author="Cherie Markley" w:date="2025-12-16T20:47:00Z" w16du:dateUtc="2025-12-17T02:47:00Z">
              <w:rPr/>
            </w:rPrChange>
          </w:rPr>
          <w:delText>7. Privacy</w:delText>
        </w:r>
      </w:del>
    </w:p>
    <w:p w14:paraId="1DADFF38" w14:textId="5EE17A19" w:rsidR="004C7F74" w:rsidRPr="00915704" w:rsidDel="004C3894" w:rsidRDefault="004C7F74">
      <w:pPr>
        <w:pStyle w:val="ListParagraph"/>
        <w:numPr>
          <w:ilvl w:val="0"/>
          <w:numId w:val="6"/>
        </w:numPr>
        <w:rPr>
          <w:del w:id="712" w:author="Cherie Markley" w:date="2025-12-16T16:47:00Z" w16du:dateUtc="2025-12-16T22:47:00Z"/>
          <w:b/>
          <w:bCs/>
          <w:sz w:val="22"/>
          <w:szCs w:val="22"/>
          <w:rPrChange w:id="713" w:author="Cherie Markley" w:date="2025-12-16T20:47:00Z" w16du:dateUtc="2025-12-17T02:47:00Z">
            <w:rPr>
              <w:del w:id="714" w:author="Cherie Markley" w:date="2025-12-16T16:47:00Z" w16du:dateUtc="2025-12-16T22:47:00Z"/>
            </w:rPr>
          </w:rPrChange>
        </w:rPr>
        <w:pPrChange w:id="715" w:author="Cherie Markley" w:date="2025-12-16T20:19:00Z" w16du:dateUtc="2025-12-17T02:19:00Z">
          <w:pPr>
            <w:spacing w:after="0"/>
          </w:pPr>
        </w:pPrChange>
      </w:pPr>
      <w:del w:id="716" w:author="Cherie Markley" w:date="2025-12-16T16:47:00Z" w16du:dateUtc="2025-12-16T22:47:00Z">
        <w:r w:rsidRPr="00915704" w:rsidDel="004C3894">
          <w:rPr>
            <w:b/>
            <w:bCs/>
            <w:sz w:val="22"/>
            <w:szCs w:val="22"/>
            <w:rPrChange w:id="717" w:author="Cherie Markley" w:date="2025-12-16T20:47:00Z" w16du:dateUtc="2025-12-17T02:47:00Z">
              <w:rPr/>
            </w:rPrChange>
          </w:rPr>
          <w:delText>Your privacy matters to us. Our separate Privacy Policy explains how we collect, use, and protect your personal information and voice data. Please read it to understand your rights.</w:delText>
        </w:r>
      </w:del>
    </w:p>
    <w:p w14:paraId="3724D9B1" w14:textId="5919F460" w:rsidR="004C7F74" w:rsidRPr="00915704" w:rsidRDefault="004C7F74">
      <w:pPr>
        <w:pStyle w:val="ListParagraph"/>
        <w:numPr>
          <w:ilvl w:val="0"/>
          <w:numId w:val="6"/>
        </w:numPr>
        <w:rPr>
          <w:b/>
          <w:bCs/>
          <w:sz w:val="22"/>
          <w:szCs w:val="22"/>
          <w:rPrChange w:id="718" w:author="Cherie Markley" w:date="2025-12-16T20:47:00Z" w16du:dateUtc="2025-12-17T02:47:00Z">
            <w:rPr/>
          </w:rPrChange>
        </w:rPr>
        <w:pPrChange w:id="719" w:author="Cherie Markley" w:date="2025-12-16T20:19:00Z" w16du:dateUtc="2025-12-17T02:19:00Z">
          <w:pPr>
            <w:spacing w:after="0"/>
          </w:pPr>
        </w:pPrChange>
      </w:pPr>
      <w:del w:id="720" w:author="Cherie Markley" w:date="2025-12-16T19:07:00Z" w16du:dateUtc="2025-12-17T01:07:00Z">
        <w:r w:rsidRPr="00915704" w:rsidDel="006C5C3D">
          <w:rPr>
            <w:b/>
            <w:bCs/>
            <w:sz w:val="22"/>
            <w:szCs w:val="22"/>
            <w:rPrChange w:id="721" w:author="Cherie Markley" w:date="2025-12-16T20:47:00Z" w16du:dateUtc="2025-12-17T02:47:00Z">
              <w:rPr/>
            </w:rPrChange>
          </w:rPr>
          <w:delText xml:space="preserve">8. Important </w:delText>
        </w:r>
      </w:del>
      <w:r w:rsidRPr="00915704">
        <w:rPr>
          <w:b/>
          <w:bCs/>
          <w:sz w:val="22"/>
          <w:szCs w:val="22"/>
          <w:rPrChange w:id="722" w:author="Cherie Markley" w:date="2025-12-16T20:47:00Z" w16du:dateUtc="2025-12-17T02:47:00Z">
            <w:rPr/>
          </w:rPrChange>
        </w:rPr>
        <w:t>Disclaimers</w:t>
      </w:r>
    </w:p>
    <w:p w14:paraId="1184A852" w14:textId="55BD4497" w:rsidR="006C5C3D" w:rsidRPr="00915704" w:rsidDel="004C4EFC" w:rsidRDefault="004C7F74">
      <w:pPr>
        <w:spacing w:after="0"/>
        <w:ind w:left="360"/>
        <w:rPr>
          <w:del w:id="723" w:author="Cherie Markley" w:date="2025-12-16T20:24:00Z" w16du:dateUtc="2025-12-17T02:24:00Z"/>
          <w:sz w:val="22"/>
          <w:szCs w:val="22"/>
        </w:rPr>
        <w:pPrChange w:id="724" w:author="Cherie Markley" w:date="2025-12-16T20:24:00Z" w16du:dateUtc="2025-12-17T02:24:00Z">
          <w:pPr>
            <w:spacing w:after="0"/>
          </w:pPr>
        </w:pPrChange>
      </w:pPr>
      <w:del w:id="725" w:author="Cherie Markley" w:date="2025-12-16T20:21:00Z" w16du:dateUtc="2025-12-17T02:21:00Z">
        <w:r w:rsidRPr="00915704" w:rsidDel="004C4EFC">
          <w:rPr>
            <w:sz w:val="22"/>
            <w:szCs w:val="22"/>
            <w:rPrChange w:id="726" w:author="Cherie Markley" w:date="2025-12-16T20:47:00Z" w16du:dateUtc="2025-12-17T02:47:00Z">
              <w:rPr>
                <w:b/>
                <w:bCs/>
                <w:sz w:val="22"/>
                <w:szCs w:val="22"/>
              </w:rPr>
            </w:rPrChange>
          </w:rPr>
          <w:delText>The App Is Provided "As Is"</w:delText>
        </w:r>
        <w:r w:rsidRPr="00915704" w:rsidDel="004C4EFC">
          <w:rPr>
            <w:sz w:val="22"/>
            <w:szCs w:val="22"/>
          </w:rPr>
          <w:br/>
          <w:delText>We work hard to make SpeakEQ accurate and reliable, but we provide the App "as is" without guarantees. Technology isn't perfect, and results may vary.</w:delText>
        </w:r>
      </w:del>
    </w:p>
    <w:p w14:paraId="3598B0B6" w14:textId="5283CDB2" w:rsidR="004C7F74" w:rsidRPr="00915704" w:rsidRDefault="004C7F74">
      <w:pPr>
        <w:spacing w:after="0"/>
        <w:ind w:left="360"/>
        <w:rPr>
          <w:ins w:id="727" w:author="Cherie Markley" w:date="2025-12-16T19:03:00Z" w16du:dateUtc="2025-12-17T01:03:00Z"/>
          <w:sz w:val="22"/>
          <w:szCs w:val="22"/>
        </w:rPr>
        <w:pPrChange w:id="728" w:author="Cherie Markley" w:date="2025-12-16T20:24:00Z" w16du:dateUtc="2025-12-17T02:24:00Z">
          <w:pPr>
            <w:spacing w:after="0"/>
          </w:pPr>
        </w:pPrChange>
      </w:pPr>
      <w:r w:rsidRPr="00915704">
        <w:rPr>
          <w:b/>
          <w:bCs/>
          <w:sz w:val="22"/>
          <w:szCs w:val="22"/>
        </w:rPr>
        <w:t>Not Professional Advice</w:t>
      </w:r>
      <w:ins w:id="729" w:author="Cherie Markley" w:date="2025-12-16T20:24:00Z" w16du:dateUtc="2025-12-17T02:24:00Z">
        <w:r w:rsidR="004C4EFC" w:rsidRPr="00915704">
          <w:rPr>
            <w:sz w:val="22"/>
            <w:szCs w:val="22"/>
          </w:rPr>
          <w:t xml:space="preserve">. </w:t>
        </w:r>
      </w:ins>
      <w:del w:id="730" w:author="Cherie Markley" w:date="2025-12-16T20:24:00Z" w16du:dateUtc="2025-12-17T02:24:00Z">
        <w:r w:rsidRPr="00915704" w:rsidDel="004C4EFC">
          <w:rPr>
            <w:sz w:val="22"/>
            <w:szCs w:val="22"/>
          </w:rPr>
          <w:br/>
        </w:r>
      </w:del>
      <w:del w:id="731" w:author="Cherie Markley" w:date="2025-12-16T19:03:00Z" w16du:dateUtc="2025-12-17T01:03:00Z">
        <w:r w:rsidRPr="00915704" w:rsidDel="006C5C3D">
          <w:rPr>
            <w:sz w:val="22"/>
            <w:szCs w:val="22"/>
          </w:rPr>
          <w:delText xml:space="preserve">SpeakEQ </w:delText>
        </w:r>
      </w:del>
      <w:ins w:id="732" w:author="Cherie Markley" w:date="2025-12-18T17:09:00Z" w16du:dateUtc="2025-12-18T23:09:00Z">
        <w:r w:rsidR="00AF5C52">
          <w:rPr>
            <w:sz w:val="22"/>
            <w:szCs w:val="22"/>
          </w:rPr>
          <w:t>SpeakEQ</w:t>
        </w:r>
      </w:ins>
      <w:ins w:id="733" w:author="Cherie Markley" w:date="2025-12-16T19:03:00Z" w16du:dateUtc="2025-12-17T01:03:00Z">
        <w:r w:rsidR="006C5C3D" w:rsidRPr="00915704">
          <w:rPr>
            <w:sz w:val="22"/>
            <w:szCs w:val="22"/>
          </w:rPr>
          <w:t xml:space="preserve"> </w:t>
        </w:r>
      </w:ins>
      <w:r w:rsidRPr="00915704">
        <w:rPr>
          <w:sz w:val="22"/>
          <w:szCs w:val="22"/>
        </w:rPr>
        <w:t>provides insights for personal development and self-awareness. It</w:t>
      </w:r>
      <w:ins w:id="734" w:author="Cherie Markley" w:date="2025-12-16T19:43:00Z" w16du:dateUtc="2025-12-17T01:43:00Z">
        <w:r w:rsidR="00B032CF" w:rsidRPr="00915704">
          <w:rPr>
            <w:sz w:val="22"/>
            <w:szCs w:val="22"/>
          </w:rPr>
          <w:t xml:space="preserve"> is</w:t>
        </w:r>
      </w:ins>
      <w:del w:id="735" w:author="Cherie Markley" w:date="2025-12-16T19:43:00Z" w16du:dateUtc="2025-12-17T01:43:00Z">
        <w:r w:rsidRPr="00915704" w:rsidDel="00B032CF">
          <w:rPr>
            <w:sz w:val="22"/>
            <w:szCs w:val="22"/>
          </w:rPr>
          <w:delText>'s</w:delText>
        </w:r>
      </w:del>
      <w:r w:rsidRPr="00915704">
        <w:rPr>
          <w:sz w:val="22"/>
          <w:szCs w:val="22"/>
        </w:rPr>
        <w:t xml:space="preserve"> not a substitute for professional therapy, medical advice, or counseling. If </w:t>
      </w:r>
      <w:del w:id="736" w:author="Cherie Markley" w:date="2025-12-16T19:03:00Z" w16du:dateUtc="2025-12-17T01:03:00Z">
        <w:r w:rsidRPr="00915704" w:rsidDel="006C5C3D">
          <w:rPr>
            <w:sz w:val="22"/>
            <w:szCs w:val="22"/>
          </w:rPr>
          <w:delText xml:space="preserve">you </w:delText>
        </w:r>
      </w:del>
      <w:ins w:id="737" w:author="Cherie Markley" w:date="2025-12-16T19:03:00Z" w16du:dateUtc="2025-12-17T01:03:00Z">
        <w:r w:rsidR="006C5C3D" w:rsidRPr="00915704">
          <w:rPr>
            <w:sz w:val="22"/>
            <w:szCs w:val="22"/>
          </w:rPr>
          <w:t xml:space="preserve">a User </w:t>
        </w:r>
      </w:ins>
      <w:r w:rsidRPr="00915704">
        <w:rPr>
          <w:sz w:val="22"/>
          <w:szCs w:val="22"/>
        </w:rPr>
        <w:t>need</w:t>
      </w:r>
      <w:ins w:id="738" w:author="Cherie Markley" w:date="2025-12-16T19:03:00Z" w16du:dateUtc="2025-12-17T01:03:00Z">
        <w:r w:rsidR="006C5C3D" w:rsidRPr="00915704">
          <w:rPr>
            <w:sz w:val="22"/>
            <w:szCs w:val="22"/>
          </w:rPr>
          <w:t>s</w:t>
        </w:r>
      </w:ins>
      <w:r w:rsidRPr="00915704">
        <w:rPr>
          <w:sz w:val="22"/>
          <w:szCs w:val="22"/>
        </w:rPr>
        <w:t xml:space="preserve"> professional help, please consult a qualified professional.</w:t>
      </w:r>
    </w:p>
    <w:p w14:paraId="4D7E94E2" w14:textId="77777777" w:rsidR="006C5C3D" w:rsidRPr="00915704" w:rsidRDefault="006C5C3D" w:rsidP="004C7F74">
      <w:pPr>
        <w:spacing w:after="0"/>
        <w:rPr>
          <w:sz w:val="22"/>
          <w:szCs w:val="22"/>
        </w:rPr>
      </w:pPr>
    </w:p>
    <w:p w14:paraId="3DC0053E" w14:textId="0B2E2DED" w:rsidR="004C7F74" w:rsidRPr="00915704" w:rsidRDefault="004C7F74">
      <w:pPr>
        <w:spacing w:after="0"/>
        <w:ind w:left="360"/>
        <w:rPr>
          <w:ins w:id="739" w:author="Cherie Markley" w:date="2025-12-16T19:03:00Z" w16du:dateUtc="2025-12-17T01:03:00Z"/>
          <w:sz w:val="22"/>
          <w:szCs w:val="22"/>
        </w:rPr>
        <w:pPrChange w:id="740" w:author="Cherie Markley" w:date="2025-12-16T19:52:00Z" w16du:dateUtc="2025-12-17T01:52:00Z">
          <w:pPr>
            <w:spacing w:after="0"/>
          </w:pPr>
        </w:pPrChange>
      </w:pPr>
      <w:r w:rsidRPr="00915704">
        <w:rPr>
          <w:b/>
          <w:bCs/>
          <w:sz w:val="22"/>
          <w:szCs w:val="22"/>
        </w:rPr>
        <w:t>Accuracy</w:t>
      </w:r>
      <w:ins w:id="741" w:author="Cherie Markley" w:date="2025-12-16T20:24:00Z" w16du:dateUtc="2025-12-17T02:24:00Z">
        <w:r w:rsidR="004C4EFC" w:rsidRPr="00915704">
          <w:rPr>
            <w:sz w:val="22"/>
            <w:szCs w:val="22"/>
          </w:rPr>
          <w:t xml:space="preserve">. </w:t>
        </w:r>
      </w:ins>
      <w:del w:id="742" w:author="Cherie Markley" w:date="2025-12-16T20:24:00Z" w16du:dateUtc="2025-12-17T02:24:00Z">
        <w:r w:rsidRPr="00915704" w:rsidDel="004C4EFC">
          <w:rPr>
            <w:sz w:val="22"/>
            <w:szCs w:val="22"/>
          </w:rPr>
          <w:br/>
        </w:r>
      </w:del>
      <w:r w:rsidRPr="00915704">
        <w:rPr>
          <w:sz w:val="22"/>
          <w:szCs w:val="22"/>
        </w:rPr>
        <w:t xml:space="preserve">While </w:t>
      </w:r>
      <w:del w:id="743" w:author="Cherie Markley" w:date="2025-12-16T19:04:00Z" w16du:dateUtc="2025-12-17T01:04:00Z">
        <w:r w:rsidRPr="00915704" w:rsidDel="006C5C3D">
          <w:rPr>
            <w:sz w:val="22"/>
            <w:szCs w:val="22"/>
          </w:rPr>
          <w:delText xml:space="preserve">our </w:delText>
        </w:r>
      </w:del>
      <w:ins w:id="744" w:author="Cherie Markley" w:date="2025-12-18T17:09:00Z" w16du:dateUtc="2025-12-18T23:09:00Z">
        <w:r w:rsidR="00AF5C52">
          <w:rPr>
            <w:sz w:val="22"/>
            <w:szCs w:val="22"/>
          </w:rPr>
          <w:t>SpeakEQ’s</w:t>
        </w:r>
      </w:ins>
      <w:ins w:id="745" w:author="Cherie Markley" w:date="2025-12-16T19:04:00Z" w16du:dateUtc="2025-12-17T01:04:00Z">
        <w:r w:rsidR="006C5C3D" w:rsidRPr="00915704">
          <w:rPr>
            <w:sz w:val="22"/>
            <w:szCs w:val="22"/>
          </w:rPr>
          <w:t xml:space="preserve"> </w:t>
        </w:r>
      </w:ins>
      <w:commentRangeStart w:id="746"/>
      <w:del w:id="747" w:author="Cherie Markley" w:date="2025-12-19T09:05:00Z" w16du:dateUtc="2025-12-19T15:05:00Z">
        <w:r w:rsidRPr="00915704" w:rsidDel="003765A7">
          <w:rPr>
            <w:sz w:val="22"/>
            <w:szCs w:val="22"/>
          </w:rPr>
          <w:delText>emotion</w:delText>
        </w:r>
      </w:del>
      <w:ins w:id="748" w:author="Cherie Markley" w:date="2025-12-19T09:05:00Z" w16du:dateUtc="2025-12-19T15:05:00Z">
        <w:r w:rsidR="003765A7">
          <w:rPr>
            <w:sz w:val="22"/>
            <w:szCs w:val="22"/>
          </w:rPr>
          <w:t>expression</w:t>
        </w:r>
      </w:ins>
      <w:r w:rsidRPr="00915704">
        <w:rPr>
          <w:sz w:val="22"/>
          <w:szCs w:val="22"/>
        </w:rPr>
        <w:t xml:space="preserve"> </w:t>
      </w:r>
      <w:commentRangeEnd w:id="746"/>
      <w:r w:rsidR="00F63EE7" w:rsidRPr="00915704">
        <w:rPr>
          <w:rStyle w:val="CommentReference"/>
          <w:sz w:val="22"/>
          <w:szCs w:val="22"/>
        </w:rPr>
        <w:commentReference w:id="746"/>
      </w:r>
      <w:r w:rsidRPr="00915704">
        <w:rPr>
          <w:sz w:val="22"/>
          <w:szCs w:val="22"/>
        </w:rPr>
        <w:t xml:space="preserve">recognition technology is sophisticated, it </w:t>
      </w:r>
      <w:del w:id="749" w:author="Cherie Markley" w:date="2025-12-16T19:04:00Z" w16du:dateUtc="2025-12-17T01:04:00Z">
        <w:r w:rsidRPr="00915704" w:rsidDel="006C5C3D">
          <w:rPr>
            <w:sz w:val="22"/>
            <w:szCs w:val="22"/>
          </w:rPr>
          <w:delText>won't always be</w:delText>
        </w:r>
      </w:del>
      <w:ins w:id="750" w:author="Cherie Markley" w:date="2025-12-16T19:04:00Z" w16du:dateUtc="2025-12-17T01:04:00Z">
        <w:r w:rsidR="006C5C3D" w:rsidRPr="00915704">
          <w:rPr>
            <w:sz w:val="22"/>
            <w:szCs w:val="22"/>
          </w:rPr>
          <w:t>will not be</w:t>
        </w:r>
      </w:ins>
      <w:r w:rsidRPr="00915704">
        <w:rPr>
          <w:sz w:val="22"/>
          <w:szCs w:val="22"/>
        </w:rPr>
        <w:t xml:space="preserve"> </w:t>
      </w:r>
      <w:del w:id="751" w:author="Cherie Markley" w:date="2025-12-16T19:04:00Z" w16du:dateUtc="2025-12-17T01:04:00Z">
        <w:r w:rsidRPr="00915704" w:rsidDel="006C5C3D">
          <w:rPr>
            <w:sz w:val="22"/>
            <w:szCs w:val="22"/>
          </w:rPr>
          <w:delText>100%</w:delText>
        </w:r>
      </w:del>
      <w:ins w:id="752" w:author="Cherie Markley" w:date="2025-12-16T19:04:00Z" w16du:dateUtc="2025-12-17T01:04:00Z">
        <w:r w:rsidR="006C5C3D" w:rsidRPr="00915704">
          <w:rPr>
            <w:sz w:val="22"/>
            <w:szCs w:val="22"/>
          </w:rPr>
          <w:t>completely</w:t>
        </w:r>
      </w:ins>
      <w:r w:rsidRPr="00915704">
        <w:rPr>
          <w:sz w:val="22"/>
          <w:szCs w:val="22"/>
        </w:rPr>
        <w:t xml:space="preserve"> accurate</w:t>
      </w:r>
      <w:ins w:id="753" w:author="Cherie Markley" w:date="2025-12-16T19:04:00Z" w16du:dateUtc="2025-12-17T01:04:00Z">
        <w:r w:rsidR="006C5C3D" w:rsidRPr="00915704">
          <w:rPr>
            <w:sz w:val="22"/>
            <w:szCs w:val="22"/>
          </w:rPr>
          <w:t xml:space="preserve"> </w:t>
        </w:r>
        <w:del w:id="754" w:author="Nirmala Kumar" w:date="2025-12-18T16:37:00Z" w16du:dateUtc="2025-12-19T00:37:00Z">
          <w:r w:rsidR="006C5C3D" w:rsidRPr="00915704" w:rsidDel="00BB7AF3">
            <w:rPr>
              <w:sz w:val="22"/>
              <w:szCs w:val="22"/>
            </w:rPr>
            <w:delText>all of</w:delText>
          </w:r>
        </w:del>
      </w:ins>
      <w:ins w:id="755" w:author="Nirmala Kumar" w:date="2025-12-18T16:37:00Z" w16du:dateUtc="2025-12-19T00:37:00Z">
        <w:r w:rsidR="00BB7AF3" w:rsidRPr="00915704">
          <w:rPr>
            <w:sz w:val="22"/>
            <w:szCs w:val="22"/>
          </w:rPr>
          <w:t>all</w:t>
        </w:r>
      </w:ins>
      <w:ins w:id="756" w:author="Cherie Markley" w:date="2025-12-16T19:04:00Z" w16du:dateUtc="2025-12-17T01:04:00Z">
        <w:r w:rsidR="006C5C3D" w:rsidRPr="00915704">
          <w:rPr>
            <w:sz w:val="22"/>
            <w:szCs w:val="22"/>
          </w:rPr>
          <w:t xml:space="preserve"> the time</w:t>
        </w:r>
      </w:ins>
      <w:r w:rsidRPr="00915704">
        <w:rPr>
          <w:sz w:val="22"/>
          <w:szCs w:val="22"/>
        </w:rPr>
        <w:t xml:space="preserve">. Many factors can affect results, and </w:t>
      </w:r>
      <w:del w:id="757" w:author="Cherie Markley" w:date="2025-12-18T17:09:00Z" w16du:dateUtc="2025-12-18T23:09:00Z">
        <w:r w:rsidRPr="00915704" w:rsidDel="00AF5C52">
          <w:rPr>
            <w:sz w:val="22"/>
            <w:szCs w:val="22"/>
          </w:rPr>
          <w:delText>the App</w:delText>
        </w:r>
      </w:del>
      <w:ins w:id="758" w:author="Cherie Markley" w:date="2025-12-18T17:09:00Z" w16du:dateUtc="2025-12-18T23:09:00Z">
        <w:r w:rsidR="00AF5C52">
          <w:rPr>
            <w:sz w:val="22"/>
            <w:szCs w:val="22"/>
          </w:rPr>
          <w:t>SpeakEQ</w:t>
        </w:r>
      </w:ins>
      <w:r w:rsidRPr="00915704">
        <w:rPr>
          <w:sz w:val="22"/>
          <w:szCs w:val="22"/>
        </w:rPr>
        <w:t xml:space="preserve"> should be used as one tool among many for understanding communication.</w:t>
      </w:r>
    </w:p>
    <w:p w14:paraId="4229D509" w14:textId="77777777" w:rsidR="006C5C3D" w:rsidRPr="00915704" w:rsidRDefault="006C5C3D" w:rsidP="004C7F74">
      <w:pPr>
        <w:spacing w:after="0"/>
        <w:rPr>
          <w:sz w:val="22"/>
          <w:szCs w:val="22"/>
        </w:rPr>
      </w:pPr>
    </w:p>
    <w:p w14:paraId="0A95EE2C" w14:textId="6AC62252" w:rsidR="004C7F74" w:rsidRPr="00915704" w:rsidRDefault="004C7F74" w:rsidP="003121E3">
      <w:pPr>
        <w:spacing w:after="0"/>
        <w:ind w:left="360"/>
        <w:rPr>
          <w:ins w:id="759" w:author="Cherie Markley" w:date="2025-12-16T20:24:00Z" w16du:dateUtc="2025-12-17T02:24:00Z"/>
          <w:sz w:val="22"/>
          <w:szCs w:val="22"/>
        </w:rPr>
      </w:pPr>
      <w:r w:rsidRPr="00915704">
        <w:rPr>
          <w:b/>
          <w:bCs/>
          <w:sz w:val="22"/>
          <w:szCs w:val="22"/>
        </w:rPr>
        <w:t>Service Availability</w:t>
      </w:r>
      <w:ins w:id="760" w:author="Cherie Markley" w:date="2025-12-16T20:24:00Z" w16du:dateUtc="2025-12-17T02:24:00Z">
        <w:r w:rsidR="004C4EFC" w:rsidRPr="00915704">
          <w:rPr>
            <w:sz w:val="22"/>
            <w:szCs w:val="22"/>
          </w:rPr>
          <w:t xml:space="preserve">. </w:t>
        </w:r>
      </w:ins>
      <w:del w:id="761" w:author="Cherie Markley" w:date="2025-12-16T20:24:00Z" w16du:dateUtc="2025-12-17T02:24:00Z">
        <w:r w:rsidRPr="00915704" w:rsidDel="004C4EFC">
          <w:rPr>
            <w:sz w:val="22"/>
            <w:szCs w:val="22"/>
          </w:rPr>
          <w:br/>
        </w:r>
      </w:del>
      <w:del w:id="762" w:author="Cherie Markley" w:date="2025-12-16T20:23:00Z" w16du:dateUtc="2025-12-17T02:23:00Z">
        <w:r w:rsidRPr="00915704" w:rsidDel="004C4EFC">
          <w:rPr>
            <w:sz w:val="22"/>
            <w:szCs w:val="22"/>
          </w:rPr>
          <w:delText xml:space="preserve">We </w:delText>
        </w:r>
      </w:del>
      <w:del w:id="763" w:author="Cherie Markley" w:date="2025-12-18T16:40:00Z" w16du:dateUtc="2025-12-18T22:40:00Z">
        <w:r w:rsidRPr="00915704" w:rsidDel="000333B9">
          <w:rPr>
            <w:sz w:val="22"/>
            <w:szCs w:val="22"/>
          </w:rPr>
          <w:delText xml:space="preserve">strive to keep </w:delText>
        </w:r>
      </w:del>
      <w:del w:id="764" w:author="Cherie Markley" w:date="2025-12-16T19:04:00Z" w16du:dateUtc="2025-12-17T01:04:00Z">
        <w:r w:rsidRPr="00915704" w:rsidDel="006C5C3D">
          <w:rPr>
            <w:sz w:val="22"/>
            <w:szCs w:val="22"/>
          </w:rPr>
          <w:delText xml:space="preserve">SpeakEQ </w:delText>
        </w:r>
      </w:del>
      <w:del w:id="765" w:author="Cherie Markley" w:date="2025-12-18T16:40:00Z" w16du:dateUtc="2025-12-18T22:40:00Z">
        <w:r w:rsidRPr="00915704" w:rsidDel="000333B9">
          <w:rPr>
            <w:sz w:val="22"/>
            <w:szCs w:val="22"/>
          </w:rPr>
          <w:delText xml:space="preserve">running smoothly, but sometimes </w:delText>
        </w:r>
      </w:del>
      <w:del w:id="766" w:author="Cherie Markley" w:date="2025-12-16T20:23:00Z" w16du:dateUtc="2025-12-17T02:23:00Z">
        <w:r w:rsidRPr="00915704" w:rsidDel="004C4EFC">
          <w:rPr>
            <w:sz w:val="22"/>
            <w:szCs w:val="22"/>
          </w:rPr>
          <w:delText xml:space="preserve">we </w:delText>
        </w:r>
      </w:del>
      <w:del w:id="767" w:author="Cherie Markley" w:date="2025-12-18T16:40:00Z" w16du:dateUtc="2025-12-18T22:40:00Z">
        <w:r w:rsidRPr="00915704" w:rsidDel="000333B9">
          <w:rPr>
            <w:sz w:val="22"/>
            <w:szCs w:val="22"/>
          </w:rPr>
          <w:delText>need to perform maintenance or updates.</w:delText>
        </w:r>
      </w:del>
      <w:ins w:id="768" w:author="Cherie Markley" w:date="2025-12-18T16:40:00Z" w16du:dateUtc="2025-12-18T22:40:00Z">
        <w:r w:rsidR="000333B9">
          <w:rPr>
            <w:sz w:val="22"/>
            <w:szCs w:val="22"/>
          </w:rPr>
          <w:t>Due to maintenance and updates,</w:t>
        </w:r>
      </w:ins>
      <w:r w:rsidRPr="00915704">
        <w:rPr>
          <w:sz w:val="22"/>
          <w:szCs w:val="22"/>
        </w:rPr>
        <w:t xml:space="preserve"> </w:t>
      </w:r>
      <w:del w:id="769" w:author="Cherie Markley" w:date="2025-12-18T16:40:00Z" w16du:dateUtc="2025-12-18T22:40:00Z">
        <w:r w:rsidRPr="00915704" w:rsidDel="000333B9">
          <w:rPr>
            <w:sz w:val="22"/>
            <w:szCs w:val="22"/>
          </w:rPr>
          <w:delText>T</w:delText>
        </w:r>
      </w:del>
      <w:ins w:id="770" w:author="Cherie Markley" w:date="2025-12-18T17:09:00Z" w16du:dateUtc="2025-12-18T23:09:00Z">
        <w:r w:rsidR="00AF5C52">
          <w:rPr>
            <w:sz w:val="22"/>
            <w:szCs w:val="22"/>
          </w:rPr>
          <w:t>SpeakEQ</w:t>
        </w:r>
      </w:ins>
      <w:del w:id="771" w:author="Cherie Markley" w:date="2025-12-18T17:09:00Z" w16du:dateUtc="2025-12-18T23:09:00Z">
        <w:r w:rsidRPr="00915704" w:rsidDel="00AF5C52">
          <w:rPr>
            <w:sz w:val="22"/>
            <w:szCs w:val="22"/>
          </w:rPr>
          <w:delText>he App</w:delText>
        </w:r>
      </w:del>
      <w:r w:rsidRPr="00915704">
        <w:rPr>
          <w:sz w:val="22"/>
          <w:szCs w:val="22"/>
        </w:rPr>
        <w:t xml:space="preserve"> may occasionally be unavailable</w:t>
      </w:r>
      <w:ins w:id="772" w:author="Cherie Markley" w:date="2025-12-18T16:40:00Z" w16du:dateUtc="2025-12-18T22:40:00Z">
        <w:r w:rsidR="000333B9">
          <w:rPr>
            <w:sz w:val="22"/>
            <w:szCs w:val="22"/>
          </w:rPr>
          <w:t>.</w:t>
        </w:r>
      </w:ins>
      <w:del w:id="773" w:author="Cherie Markley" w:date="2025-12-18T16:40:00Z" w16du:dateUtc="2025-12-18T22:40:00Z">
        <w:r w:rsidRPr="00915704" w:rsidDel="000333B9">
          <w:rPr>
            <w:sz w:val="22"/>
            <w:szCs w:val="22"/>
          </w:rPr>
          <w:delText>,</w:delText>
        </w:r>
      </w:del>
      <w:r w:rsidRPr="00915704">
        <w:rPr>
          <w:sz w:val="22"/>
          <w:szCs w:val="22"/>
        </w:rPr>
        <w:t xml:space="preserve"> </w:t>
      </w:r>
      <w:ins w:id="774" w:author="Cherie Markley" w:date="2025-12-18T16:40:00Z" w16du:dateUtc="2025-12-18T22:40:00Z">
        <w:r w:rsidR="000333B9">
          <w:rPr>
            <w:sz w:val="22"/>
            <w:szCs w:val="22"/>
          </w:rPr>
          <w:t>It is</w:t>
        </w:r>
      </w:ins>
      <w:ins w:id="775" w:author="Cherie Markley" w:date="2025-12-18T16:41:00Z" w16du:dateUtc="2025-12-18T22:41:00Z">
        <w:r w:rsidR="000333B9">
          <w:rPr>
            <w:sz w:val="22"/>
            <w:szCs w:val="22"/>
          </w:rPr>
          <w:t xml:space="preserve"> not</w:t>
        </w:r>
      </w:ins>
      <w:del w:id="776" w:author="Cherie Markley" w:date="2025-12-18T16:40:00Z" w16du:dateUtc="2025-12-18T22:40:00Z">
        <w:r w:rsidRPr="00915704" w:rsidDel="000333B9">
          <w:rPr>
            <w:sz w:val="22"/>
            <w:szCs w:val="22"/>
          </w:rPr>
          <w:delText xml:space="preserve">and </w:delText>
        </w:r>
      </w:del>
      <w:del w:id="777" w:author="Cherie Markley" w:date="2025-12-16T20:23:00Z" w16du:dateUtc="2025-12-17T02:23:00Z">
        <w:r w:rsidRPr="00915704" w:rsidDel="004C4EFC">
          <w:rPr>
            <w:sz w:val="22"/>
            <w:szCs w:val="22"/>
          </w:rPr>
          <w:delText xml:space="preserve">we </w:delText>
        </w:r>
      </w:del>
      <w:ins w:id="778" w:author="Cherie Markley" w:date="2025-12-16T20:23:00Z" w16du:dateUtc="2025-12-17T02:23:00Z">
        <w:r w:rsidR="004C4EFC" w:rsidRPr="00915704">
          <w:rPr>
            <w:sz w:val="22"/>
            <w:szCs w:val="22"/>
          </w:rPr>
          <w:t xml:space="preserve"> </w:t>
        </w:r>
      </w:ins>
      <w:del w:id="779" w:author="Cherie Markley" w:date="2025-12-16T20:23:00Z" w16du:dateUtc="2025-12-17T02:23:00Z">
        <w:r w:rsidRPr="00915704" w:rsidDel="004C4EFC">
          <w:rPr>
            <w:sz w:val="22"/>
            <w:szCs w:val="22"/>
          </w:rPr>
          <w:delText xml:space="preserve">can't </w:delText>
        </w:r>
      </w:del>
      <w:r w:rsidRPr="00915704">
        <w:rPr>
          <w:sz w:val="22"/>
          <w:szCs w:val="22"/>
        </w:rPr>
        <w:t>guarantee</w:t>
      </w:r>
      <w:ins w:id="780" w:author="Cherie Markley" w:date="2025-12-18T16:41:00Z" w16du:dateUtc="2025-12-18T22:41:00Z">
        <w:r w:rsidR="000333B9">
          <w:rPr>
            <w:sz w:val="22"/>
            <w:szCs w:val="22"/>
          </w:rPr>
          <w:t>d</w:t>
        </w:r>
      </w:ins>
      <w:r w:rsidRPr="00915704">
        <w:rPr>
          <w:sz w:val="22"/>
          <w:szCs w:val="22"/>
        </w:rPr>
        <w:t xml:space="preserve"> </w:t>
      </w:r>
      <w:del w:id="781" w:author="Cherie Markley" w:date="2025-12-18T16:41:00Z" w16du:dateUtc="2025-12-18T22:41:00Z">
        <w:r w:rsidRPr="00915704" w:rsidDel="000333B9">
          <w:rPr>
            <w:sz w:val="22"/>
            <w:szCs w:val="22"/>
          </w:rPr>
          <w:delText xml:space="preserve">it </w:delText>
        </w:r>
      </w:del>
      <w:ins w:id="782" w:author="Cherie Markley" w:date="2025-12-18T17:09:00Z" w16du:dateUtc="2025-12-18T23:09:00Z">
        <w:r w:rsidR="00AF5C52">
          <w:rPr>
            <w:sz w:val="22"/>
            <w:szCs w:val="22"/>
          </w:rPr>
          <w:t>SpeakEQ</w:t>
        </w:r>
      </w:ins>
      <w:ins w:id="783" w:author="Cherie Markley" w:date="2025-12-18T16:41:00Z" w16du:dateUtc="2025-12-18T22:41:00Z">
        <w:r w:rsidR="000333B9" w:rsidRPr="00915704">
          <w:rPr>
            <w:sz w:val="22"/>
            <w:szCs w:val="22"/>
          </w:rPr>
          <w:t xml:space="preserve"> </w:t>
        </w:r>
      </w:ins>
      <w:r w:rsidRPr="00915704">
        <w:rPr>
          <w:sz w:val="22"/>
          <w:szCs w:val="22"/>
        </w:rPr>
        <w:t>will always work perfectly.</w:t>
      </w:r>
    </w:p>
    <w:p w14:paraId="75F9B1C1" w14:textId="77777777" w:rsidR="004C4EFC" w:rsidRPr="00915704" w:rsidRDefault="004C4EFC" w:rsidP="003121E3">
      <w:pPr>
        <w:spacing w:after="0"/>
        <w:ind w:left="360"/>
        <w:rPr>
          <w:ins w:id="784" w:author="Cherie Markley" w:date="2025-12-16T20:24:00Z" w16du:dateUtc="2025-12-17T02:24:00Z"/>
          <w:sz w:val="22"/>
          <w:szCs w:val="22"/>
        </w:rPr>
      </w:pPr>
    </w:p>
    <w:p w14:paraId="52ADCBD6" w14:textId="5C3BD08C" w:rsidR="004C4EFC" w:rsidRPr="00915704" w:rsidRDefault="004C4EFC" w:rsidP="004C4EFC">
      <w:pPr>
        <w:spacing w:after="0"/>
        <w:ind w:left="360"/>
        <w:rPr>
          <w:ins w:id="785" w:author="Cherie Markley" w:date="2025-12-16T20:24:00Z" w16du:dateUtc="2025-12-17T02:24:00Z"/>
          <w:sz w:val="22"/>
          <w:szCs w:val="22"/>
        </w:rPr>
      </w:pPr>
      <w:ins w:id="786" w:author="Cherie Markley" w:date="2025-12-16T20:24:00Z" w16du:dateUtc="2025-12-17T02:24:00Z">
        <w:r w:rsidRPr="00915704">
          <w:rPr>
            <w:b/>
            <w:bCs/>
            <w:sz w:val="22"/>
            <w:szCs w:val="22"/>
          </w:rPr>
          <w:t xml:space="preserve">Errors. </w:t>
        </w:r>
        <w:r w:rsidRPr="00915704">
          <w:rPr>
            <w:sz w:val="22"/>
            <w:szCs w:val="22"/>
          </w:rPr>
          <w:t xml:space="preserve">THE INFORMATION, SOFTWARE, PRODUCTS, AND SERVICES INCLUDED IN OR AVAILABLE THROUGH </w:t>
        </w:r>
      </w:ins>
      <w:ins w:id="787" w:author="Nirmala Kumar" w:date="2025-12-18T16:38:00Z" w16du:dateUtc="2025-12-19T00:38:00Z">
        <w:r w:rsidR="00BB7AF3">
          <w:rPr>
            <w:sz w:val="22"/>
            <w:szCs w:val="22"/>
          </w:rPr>
          <w:t>SpeakEQ</w:t>
        </w:r>
        <w:r w:rsidR="00BB7AF3" w:rsidRPr="00915225">
          <w:rPr>
            <w:sz w:val="22"/>
            <w:szCs w:val="22"/>
          </w:rPr>
          <w:t xml:space="preserve"> </w:t>
        </w:r>
      </w:ins>
      <w:ins w:id="788" w:author="Cherie Markley" w:date="2025-12-18T17:09:00Z" w16du:dateUtc="2025-12-18T23:09:00Z">
        <w:del w:id="789" w:author="Nirmala Kumar" w:date="2025-12-18T16:38:00Z" w16du:dateUtc="2025-12-19T00:38:00Z">
          <w:r w:rsidR="00AF5C52" w:rsidDel="00BB7AF3">
            <w:rPr>
              <w:sz w:val="22"/>
              <w:szCs w:val="22"/>
            </w:rPr>
            <w:delText>SPEAKEQ</w:delText>
          </w:r>
        </w:del>
      </w:ins>
      <w:ins w:id="790" w:author="Cherie Markley" w:date="2025-12-16T20:24:00Z" w16du:dateUtc="2025-12-17T02:24:00Z">
        <w:del w:id="791" w:author="Nirmala Kumar" w:date="2025-12-18T16:38:00Z" w16du:dateUtc="2025-12-19T00:38:00Z">
          <w:r w:rsidRPr="00915704" w:rsidDel="00BB7AF3">
            <w:rPr>
              <w:sz w:val="22"/>
              <w:szCs w:val="22"/>
            </w:rPr>
            <w:delText xml:space="preserve"> </w:delText>
          </w:r>
        </w:del>
        <w:r w:rsidRPr="00915704">
          <w:rPr>
            <w:sz w:val="22"/>
            <w:szCs w:val="22"/>
          </w:rPr>
          <w:t xml:space="preserve">MAY INCLUDE INACCURACIES OR TYPOGRAPHICAL ERRORS. </w:t>
        </w:r>
      </w:ins>
      <w:ins w:id="792" w:author="Nirmala Kumar" w:date="2025-12-18T16:38:00Z" w16du:dateUtc="2025-12-19T00:38:00Z">
        <w:r w:rsidR="00BB7AF3">
          <w:rPr>
            <w:sz w:val="22"/>
            <w:szCs w:val="22"/>
          </w:rPr>
          <w:t>SpeakEQ</w:t>
        </w:r>
        <w:r w:rsidR="00BB7AF3" w:rsidRPr="00915225">
          <w:rPr>
            <w:sz w:val="22"/>
            <w:szCs w:val="22"/>
          </w:rPr>
          <w:t xml:space="preserve"> </w:t>
        </w:r>
      </w:ins>
      <w:ins w:id="793" w:author="Cherie Markley" w:date="2025-12-18T17:09:00Z" w16du:dateUtc="2025-12-18T23:09:00Z">
        <w:del w:id="794" w:author="Nirmala Kumar" w:date="2025-12-18T16:38:00Z" w16du:dateUtc="2025-12-19T00:38:00Z">
          <w:r w:rsidR="00AF5C52" w:rsidDel="00BB7AF3">
            <w:rPr>
              <w:sz w:val="22"/>
              <w:szCs w:val="22"/>
            </w:rPr>
            <w:delText>SPEAKEQ</w:delText>
          </w:r>
        </w:del>
      </w:ins>
      <w:ins w:id="795" w:author="Cherie Markley" w:date="2025-12-16T20:24:00Z" w16du:dateUtc="2025-12-17T02:24:00Z">
        <w:del w:id="796" w:author="Nirmala Kumar" w:date="2025-12-18T16:38:00Z" w16du:dateUtc="2025-12-19T00:38:00Z">
          <w:r w:rsidRPr="00915704" w:rsidDel="00BB7AF3">
            <w:rPr>
              <w:sz w:val="22"/>
              <w:szCs w:val="22"/>
            </w:rPr>
            <w:delText xml:space="preserve"> </w:delText>
          </w:r>
        </w:del>
        <w:r w:rsidRPr="00915704">
          <w:rPr>
            <w:sz w:val="22"/>
            <w:szCs w:val="22"/>
          </w:rPr>
          <w:t xml:space="preserve">AND/OR ITS SUPPLIERS MAKE NO REPRESENTATIONS ABOUT THE SUITABILITY, RELIABILITY, AVAILABILITY, TIMELINESS, AND ACCURACY OF THE INFORMATION, SOFTWARE, PRODUCTS, SERVICES AND RELATED GRAPHICS CONTAINED ON </w:t>
        </w:r>
      </w:ins>
      <w:ins w:id="797" w:author="Cherie Markley" w:date="2025-12-18T17:09:00Z" w16du:dateUtc="2025-12-18T23:09:00Z">
        <w:r w:rsidR="00AF5C52">
          <w:rPr>
            <w:sz w:val="22"/>
            <w:szCs w:val="22"/>
          </w:rPr>
          <w:t>S</w:t>
        </w:r>
      </w:ins>
      <w:ins w:id="798" w:author="Cherie Markley" w:date="2025-12-18T17:10:00Z" w16du:dateUtc="2025-12-18T23:10:00Z">
        <w:r w:rsidR="00AF5C52">
          <w:rPr>
            <w:sz w:val="22"/>
            <w:szCs w:val="22"/>
          </w:rPr>
          <w:t>PEAKEQ</w:t>
        </w:r>
      </w:ins>
      <w:ins w:id="799" w:author="Cherie Markley" w:date="2025-12-16T20:24:00Z" w16du:dateUtc="2025-12-17T02:24:00Z">
        <w:r w:rsidRPr="00915704">
          <w:rPr>
            <w:sz w:val="22"/>
            <w:szCs w:val="22"/>
          </w:rPr>
          <w:t xml:space="preserve"> FOR ANY PURPOSE. TO THE MAXIMUM EXTENT PERMITTED BY APPLICABLE LAW, ALL SUCH INFORMATION, SOFTWARE, PRODUCTS, SERVICES AND RELATED GRAPHICS ARE PROVIDED "AS IS" WITHOUT WARRANTY OR CONDITION OF ANY KIND.</w:t>
        </w:r>
      </w:ins>
    </w:p>
    <w:p w14:paraId="74417A0D" w14:textId="77777777" w:rsidR="004C4EFC" w:rsidRPr="00915704" w:rsidRDefault="004C4EFC" w:rsidP="003121E3">
      <w:pPr>
        <w:spacing w:after="0"/>
        <w:ind w:left="360"/>
        <w:rPr>
          <w:ins w:id="800" w:author="Cherie Markley" w:date="2025-12-16T20:25:00Z" w16du:dateUtc="2025-12-17T02:25:00Z"/>
          <w:sz w:val="22"/>
          <w:szCs w:val="22"/>
        </w:rPr>
      </w:pPr>
    </w:p>
    <w:p w14:paraId="33DAABE5" w14:textId="094E738E" w:rsidR="004C4EFC" w:rsidRPr="00915704" w:rsidRDefault="004C4EFC">
      <w:pPr>
        <w:pStyle w:val="ListParagraph"/>
        <w:spacing w:line="259" w:lineRule="auto"/>
        <w:ind w:left="405"/>
        <w:rPr>
          <w:ins w:id="801" w:author="Cherie Markley" w:date="2025-12-16T20:25:00Z" w16du:dateUtc="2025-12-17T02:25:00Z"/>
          <w:sz w:val="22"/>
          <w:szCs w:val="22"/>
          <w:rPrChange w:id="802" w:author="Cherie Markley" w:date="2025-12-16T20:47:00Z" w16du:dateUtc="2025-12-17T02:47:00Z">
            <w:rPr>
              <w:ins w:id="803" w:author="Cherie Markley" w:date="2025-12-16T20:25:00Z" w16du:dateUtc="2025-12-17T02:25:00Z"/>
            </w:rPr>
          </w:rPrChange>
        </w:rPr>
        <w:pPrChange w:id="804" w:author="Cherie Markley" w:date="2025-12-16T20:26:00Z" w16du:dateUtc="2025-12-17T02:26:00Z">
          <w:pPr>
            <w:pStyle w:val="ListParagraph"/>
            <w:numPr>
              <w:numId w:val="7"/>
            </w:numPr>
            <w:spacing w:line="259" w:lineRule="auto"/>
            <w:ind w:left="405" w:hanging="360"/>
          </w:pPr>
        </w:pPrChange>
      </w:pPr>
      <w:ins w:id="805" w:author="Cherie Markley" w:date="2025-12-16T20:25:00Z" w16du:dateUtc="2025-12-17T02:25:00Z">
        <w:r w:rsidRPr="00915704">
          <w:rPr>
            <w:b/>
            <w:bCs/>
            <w:sz w:val="22"/>
            <w:szCs w:val="22"/>
            <w:rPrChange w:id="806" w:author="Cherie Markley" w:date="2025-12-16T20:47:00Z" w16du:dateUtc="2025-12-17T02:47:00Z">
              <w:rPr>
                <w:b/>
                <w:bCs/>
              </w:rPr>
            </w:rPrChange>
          </w:rPr>
          <w:t>Changes</w:t>
        </w:r>
        <w:r w:rsidRPr="00915704">
          <w:rPr>
            <w:sz w:val="22"/>
            <w:szCs w:val="22"/>
            <w:rPrChange w:id="807" w:author="Cherie Markley" w:date="2025-12-16T20:47:00Z" w16du:dateUtc="2025-12-17T02:47:00Z">
              <w:rPr>
                <w:b/>
                <w:bCs/>
              </w:rPr>
            </w:rPrChange>
          </w:rPr>
          <w:t xml:space="preserve">. </w:t>
        </w:r>
        <w:r w:rsidRPr="00915704">
          <w:rPr>
            <w:sz w:val="22"/>
            <w:szCs w:val="22"/>
            <w:rPrChange w:id="808" w:author="Cherie Markley" w:date="2025-12-16T20:47:00Z" w16du:dateUtc="2025-12-17T02:47:00Z">
              <w:rPr/>
            </w:rPrChange>
          </w:rPr>
          <w:t xml:space="preserve">CHANGES ARE PERIODICALLY ADDED TO THE INFORMATION HEREIN. </w:t>
        </w:r>
      </w:ins>
      <w:ins w:id="809" w:author="Cherie Markley" w:date="2025-12-18T16:42:00Z" w16du:dateUtc="2025-12-18T22:42:00Z">
        <w:del w:id="810" w:author="Nirmala Kumar" w:date="2025-12-18T16:38:00Z" w16du:dateUtc="2025-12-19T00:38:00Z">
          <w:r w:rsidR="000333B9" w:rsidDel="00BB7AF3">
            <w:rPr>
              <w:sz w:val="22"/>
              <w:szCs w:val="22"/>
            </w:rPr>
            <w:delText>S</w:delText>
          </w:r>
        </w:del>
      </w:ins>
      <w:ins w:id="811" w:author="Cherie Markley" w:date="2025-12-18T16:43:00Z" w16du:dateUtc="2025-12-18T22:43:00Z">
        <w:del w:id="812" w:author="Nirmala Kumar" w:date="2025-12-18T16:38:00Z" w16du:dateUtc="2025-12-19T00:38:00Z">
          <w:r w:rsidR="000333B9" w:rsidDel="00BB7AF3">
            <w:rPr>
              <w:sz w:val="22"/>
              <w:szCs w:val="22"/>
            </w:rPr>
            <w:delText>PEAK</w:delText>
          </w:r>
        </w:del>
      </w:ins>
      <w:ins w:id="813" w:author="Cherie Markley" w:date="2025-12-18T16:42:00Z" w16du:dateUtc="2025-12-18T22:42:00Z">
        <w:del w:id="814" w:author="Nirmala Kumar" w:date="2025-12-18T16:38:00Z" w16du:dateUtc="2025-12-19T00:38:00Z">
          <w:r w:rsidR="000333B9" w:rsidDel="00BB7AF3">
            <w:rPr>
              <w:sz w:val="22"/>
              <w:szCs w:val="22"/>
            </w:rPr>
            <w:delText>EQ</w:delText>
          </w:r>
        </w:del>
      </w:ins>
      <w:ins w:id="815" w:author="Nirmala Kumar" w:date="2025-12-18T16:38:00Z" w16du:dateUtc="2025-12-19T00:38:00Z">
        <w:r w:rsidR="00BB7AF3">
          <w:rPr>
            <w:sz w:val="22"/>
            <w:szCs w:val="22"/>
          </w:rPr>
          <w:t>SpeakEQ</w:t>
        </w:r>
      </w:ins>
      <w:ins w:id="816" w:author="Cherie Markley" w:date="2025-12-16T20:25:00Z" w16du:dateUtc="2025-12-17T02:25:00Z">
        <w:r w:rsidRPr="00915704">
          <w:rPr>
            <w:sz w:val="22"/>
            <w:szCs w:val="22"/>
            <w:rPrChange w:id="817" w:author="Cherie Markley" w:date="2025-12-16T20:47:00Z" w16du:dateUtc="2025-12-17T02:47:00Z">
              <w:rPr/>
            </w:rPrChange>
          </w:rPr>
          <w:t xml:space="preserve"> AND/OR ITS SUPPLIERS MAY MAKE CHANGES IN </w:t>
        </w:r>
      </w:ins>
      <w:ins w:id="818" w:author="Nirmala Kumar" w:date="2025-12-18T16:38:00Z" w16du:dateUtc="2025-12-19T00:38:00Z">
        <w:r w:rsidR="00BB7AF3">
          <w:rPr>
            <w:sz w:val="22"/>
            <w:szCs w:val="22"/>
          </w:rPr>
          <w:t>SpeakEQ</w:t>
        </w:r>
        <w:r w:rsidR="00BB7AF3" w:rsidRPr="00915225">
          <w:rPr>
            <w:sz w:val="22"/>
            <w:szCs w:val="22"/>
          </w:rPr>
          <w:t xml:space="preserve"> </w:t>
        </w:r>
      </w:ins>
      <w:commentRangeStart w:id="819"/>
      <w:ins w:id="820" w:author="Cherie Markley" w:date="2025-12-18T17:10:00Z" w16du:dateUtc="2025-12-18T23:10:00Z">
        <w:del w:id="821" w:author="Nirmala Kumar" w:date="2025-12-18T16:38:00Z" w16du:dateUtc="2025-12-19T00:38:00Z">
          <w:r w:rsidR="00AF5C52" w:rsidDel="00BB7AF3">
            <w:rPr>
              <w:sz w:val="22"/>
              <w:szCs w:val="22"/>
            </w:rPr>
            <w:delText>SPEAKEQ</w:delText>
          </w:r>
        </w:del>
      </w:ins>
      <w:ins w:id="822" w:author="Cherie Markley" w:date="2025-12-16T20:25:00Z" w16du:dateUtc="2025-12-17T02:25:00Z">
        <w:del w:id="823" w:author="Nirmala Kumar" w:date="2025-12-18T16:38:00Z" w16du:dateUtc="2025-12-19T00:38:00Z">
          <w:r w:rsidRPr="00915704" w:rsidDel="00BB7AF3">
            <w:rPr>
              <w:sz w:val="22"/>
              <w:szCs w:val="22"/>
              <w:rPrChange w:id="824" w:author="Cherie Markley" w:date="2025-12-16T20:47:00Z" w16du:dateUtc="2025-12-17T02:47:00Z">
                <w:rPr/>
              </w:rPrChange>
            </w:rPr>
            <w:delText xml:space="preserve"> </w:delText>
          </w:r>
        </w:del>
      </w:ins>
      <w:commentRangeEnd w:id="819"/>
      <w:del w:id="825" w:author="Nirmala Kumar" w:date="2025-12-18T16:38:00Z" w16du:dateUtc="2025-12-19T00:38:00Z">
        <w:r w:rsidR="00BB7AF3" w:rsidRPr="00915704" w:rsidDel="00BB7AF3">
          <w:rPr>
            <w:rStyle w:val="CommentReference"/>
            <w:sz w:val="22"/>
            <w:szCs w:val="22"/>
            <w:rPrChange w:id="826" w:author="Cherie Markley" w:date="2025-12-16T20:47:00Z" w16du:dateUtc="2025-12-17T02:47:00Z">
              <w:rPr>
                <w:rStyle w:val="CommentReference"/>
                <w:sz w:val="24"/>
                <w:szCs w:val="24"/>
              </w:rPr>
            </w:rPrChange>
          </w:rPr>
          <w:commentReference w:id="819"/>
        </w:r>
      </w:del>
      <w:ins w:id="827" w:author="Cherie Markley" w:date="2025-12-16T20:25:00Z" w16du:dateUtc="2025-12-17T02:25:00Z">
        <w:r w:rsidRPr="00915704">
          <w:rPr>
            <w:sz w:val="22"/>
            <w:szCs w:val="22"/>
            <w:rPrChange w:id="828" w:author="Cherie Markley" w:date="2025-12-16T20:47:00Z" w16du:dateUtc="2025-12-17T02:47:00Z">
              <w:rPr/>
            </w:rPrChange>
          </w:rPr>
          <w:t xml:space="preserve">AT ANY TIME. </w:t>
        </w:r>
      </w:ins>
    </w:p>
    <w:p w14:paraId="142D19A5" w14:textId="77777777" w:rsidR="004C4EFC" w:rsidRPr="00915704" w:rsidRDefault="004C4EFC" w:rsidP="004C4EFC">
      <w:pPr>
        <w:pStyle w:val="ListParagraph"/>
        <w:spacing w:line="259" w:lineRule="auto"/>
        <w:ind w:left="405"/>
        <w:rPr>
          <w:ins w:id="829" w:author="Cherie Markley" w:date="2025-12-16T20:26:00Z" w16du:dateUtc="2025-12-17T02:26:00Z"/>
          <w:sz w:val="22"/>
          <w:szCs w:val="22"/>
        </w:rPr>
      </w:pPr>
    </w:p>
    <w:p w14:paraId="67014382" w14:textId="6C5678EB" w:rsidR="004C4EFC" w:rsidRPr="00915704" w:rsidRDefault="004C4EFC">
      <w:pPr>
        <w:pStyle w:val="ListParagraph"/>
        <w:spacing w:line="259" w:lineRule="auto"/>
        <w:ind w:left="405"/>
        <w:rPr>
          <w:ins w:id="830" w:author="Cherie Markley" w:date="2025-12-16T20:25:00Z" w16du:dateUtc="2025-12-17T02:25:00Z"/>
          <w:sz w:val="22"/>
          <w:szCs w:val="22"/>
          <w:rPrChange w:id="831" w:author="Cherie Markley" w:date="2025-12-16T20:47:00Z" w16du:dateUtc="2025-12-17T02:47:00Z">
            <w:rPr>
              <w:ins w:id="832" w:author="Cherie Markley" w:date="2025-12-16T20:25:00Z" w16du:dateUtc="2025-12-17T02:25:00Z"/>
            </w:rPr>
          </w:rPrChange>
        </w:rPr>
        <w:pPrChange w:id="833" w:author="Cherie Markley" w:date="2025-12-16T20:26:00Z" w16du:dateUtc="2025-12-17T02:26:00Z">
          <w:pPr>
            <w:pStyle w:val="ListParagraph"/>
            <w:numPr>
              <w:numId w:val="7"/>
            </w:numPr>
            <w:spacing w:line="259" w:lineRule="auto"/>
            <w:ind w:left="405" w:hanging="360"/>
          </w:pPr>
        </w:pPrChange>
      </w:pPr>
      <w:ins w:id="834" w:author="Cherie Markley" w:date="2025-12-16T20:25:00Z" w16du:dateUtc="2025-12-17T02:25:00Z">
        <w:r w:rsidRPr="00915704">
          <w:rPr>
            <w:b/>
            <w:bCs/>
            <w:sz w:val="22"/>
            <w:szCs w:val="22"/>
            <w:rPrChange w:id="835" w:author="Cherie Markley" w:date="2025-12-16T20:47:00Z" w16du:dateUtc="2025-12-17T02:47:00Z">
              <w:rPr>
                <w:b/>
                <w:bCs/>
              </w:rPr>
            </w:rPrChange>
          </w:rPr>
          <w:t>Warranties</w:t>
        </w:r>
        <w:r w:rsidRPr="00915704">
          <w:rPr>
            <w:sz w:val="22"/>
            <w:szCs w:val="22"/>
            <w:rPrChange w:id="836" w:author="Cherie Markley" w:date="2025-12-16T20:47:00Z" w16du:dateUtc="2025-12-17T02:47:00Z">
              <w:rPr>
                <w:b/>
                <w:bCs/>
              </w:rPr>
            </w:rPrChange>
          </w:rPr>
          <w:t xml:space="preserve">. </w:t>
        </w:r>
      </w:ins>
      <w:ins w:id="837" w:author="Nirmala Kumar" w:date="2025-12-18T16:38:00Z" w16du:dateUtc="2025-12-19T00:38:00Z">
        <w:r w:rsidR="00BB7AF3">
          <w:rPr>
            <w:sz w:val="22"/>
            <w:szCs w:val="22"/>
          </w:rPr>
          <w:t>SpeakEQ</w:t>
        </w:r>
        <w:r w:rsidR="00BB7AF3" w:rsidRPr="00915225">
          <w:rPr>
            <w:sz w:val="22"/>
            <w:szCs w:val="22"/>
          </w:rPr>
          <w:t xml:space="preserve"> </w:t>
        </w:r>
      </w:ins>
      <w:commentRangeStart w:id="838"/>
      <w:ins w:id="839" w:author="Cherie Markley" w:date="2025-12-18T16:43:00Z" w16du:dateUtc="2025-12-18T22:43:00Z">
        <w:del w:id="840" w:author="Nirmala Kumar" w:date="2025-12-18T16:38:00Z" w16du:dateUtc="2025-12-19T00:38:00Z">
          <w:r w:rsidR="000333B9" w:rsidDel="00BB7AF3">
            <w:rPr>
              <w:sz w:val="22"/>
              <w:szCs w:val="22"/>
            </w:rPr>
            <w:delText>SPEAKEQ</w:delText>
          </w:r>
        </w:del>
      </w:ins>
      <w:ins w:id="841" w:author="Cherie Markley" w:date="2025-12-16T20:25:00Z" w16du:dateUtc="2025-12-17T02:25:00Z">
        <w:del w:id="842" w:author="Nirmala Kumar" w:date="2025-12-18T16:38:00Z" w16du:dateUtc="2025-12-19T00:38:00Z">
          <w:r w:rsidRPr="00915704" w:rsidDel="00BB7AF3">
            <w:rPr>
              <w:sz w:val="22"/>
              <w:szCs w:val="22"/>
              <w:rPrChange w:id="843" w:author="Cherie Markley" w:date="2025-12-16T20:47:00Z" w16du:dateUtc="2025-12-17T02:47:00Z">
                <w:rPr/>
              </w:rPrChange>
            </w:rPr>
            <w:delText xml:space="preserve"> </w:delText>
          </w:r>
        </w:del>
      </w:ins>
      <w:commentRangeEnd w:id="838"/>
      <w:del w:id="844" w:author="Nirmala Kumar" w:date="2025-12-18T16:38:00Z" w16du:dateUtc="2025-12-19T00:38:00Z">
        <w:r w:rsidR="00BB7AF3" w:rsidRPr="00915704" w:rsidDel="00BB7AF3">
          <w:rPr>
            <w:rStyle w:val="CommentReference"/>
            <w:sz w:val="22"/>
            <w:szCs w:val="22"/>
            <w:rPrChange w:id="845" w:author="Cherie Markley" w:date="2025-12-16T20:47:00Z" w16du:dateUtc="2025-12-17T02:47:00Z">
              <w:rPr>
                <w:rStyle w:val="CommentReference"/>
                <w:sz w:val="24"/>
                <w:szCs w:val="24"/>
              </w:rPr>
            </w:rPrChange>
          </w:rPr>
          <w:commentReference w:id="838"/>
        </w:r>
      </w:del>
      <w:ins w:id="846" w:author="Cherie Markley" w:date="2025-12-16T20:25:00Z" w16du:dateUtc="2025-12-17T02:25:00Z">
        <w:r w:rsidRPr="00915704">
          <w:rPr>
            <w:sz w:val="22"/>
            <w:szCs w:val="22"/>
            <w:rPrChange w:id="847" w:author="Cherie Markley" w:date="2025-12-16T20:47:00Z" w16du:dateUtc="2025-12-17T02:47:00Z">
              <w:rPr/>
            </w:rPrChange>
          </w:rPr>
          <w:t>AND/OR ITS SUPPLIERS HEREBY DISCLAIM ALL WARRANTIES AND CONDITIONS WITH REGARD TO THIS INFORMATION, SOFTWARE, PRODUCTS, SERVICES AND RELATED GRAPHICS, INCLUDING ALL IMPLIED WARRANTIES OR CONDITIONS OF MERCHANTABILITY, FITNESS FOR A PARTICULAR PURPOSE, TITLE AND NON-INFRINGEMENT.</w:t>
        </w:r>
      </w:ins>
    </w:p>
    <w:p w14:paraId="17B0112B" w14:textId="77777777" w:rsidR="004C4EFC" w:rsidRPr="00915704" w:rsidRDefault="004C4EFC" w:rsidP="004C4EFC">
      <w:pPr>
        <w:pStyle w:val="ListParagraph"/>
        <w:spacing w:line="259" w:lineRule="auto"/>
        <w:ind w:left="405"/>
        <w:rPr>
          <w:ins w:id="848" w:author="Cherie Markley" w:date="2025-12-16T20:26:00Z" w16du:dateUtc="2025-12-17T02:26:00Z"/>
          <w:b/>
          <w:bCs/>
          <w:sz w:val="22"/>
          <w:szCs w:val="22"/>
        </w:rPr>
      </w:pPr>
    </w:p>
    <w:p w14:paraId="3687D1D5" w14:textId="506175A9" w:rsidR="004C4EFC" w:rsidRPr="00915704" w:rsidRDefault="004C4EFC">
      <w:pPr>
        <w:pStyle w:val="ListParagraph"/>
        <w:spacing w:line="259" w:lineRule="auto"/>
        <w:ind w:left="405"/>
        <w:rPr>
          <w:ins w:id="849" w:author="Cherie Markley" w:date="2025-12-16T20:25:00Z" w16du:dateUtc="2025-12-17T02:25:00Z"/>
          <w:sz w:val="22"/>
          <w:szCs w:val="22"/>
          <w:rPrChange w:id="850" w:author="Cherie Markley" w:date="2025-12-16T20:47:00Z" w16du:dateUtc="2025-12-17T02:47:00Z">
            <w:rPr>
              <w:ins w:id="851" w:author="Cherie Markley" w:date="2025-12-16T20:25:00Z" w16du:dateUtc="2025-12-17T02:25:00Z"/>
            </w:rPr>
          </w:rPrChange>
        </w:rPr>
        <w:pPrChange w:id="852" w:author="Cherie Markley" w:date="2025-12-16T20:26:00Z" w16du:dateUtc="2025-12-17T02:26:00Z">
          <w:pPr>
            <w:pStyle w:val="ListParagraph"/>
            <w:numPr>
              <w:numId w:val="7"/>
            </w:numPr>
            <w:spacing w:line="259" w:lineRule="auto"/>
            <w:ind w:left="405" w:hanging="360"/>
          </w:pPr>
        </w:pPrChange>
      </w:pPr>
      <w:ins w:id="853" w:author="Cherie Markley" w:date="2025-12-16T20:25:00Z" w16du:dateUtc="2025-12-17T02:25:00Z">
        <w:r w:rsidRPr="00915704">
          <w:rPr>
            <w:b/>
            <w:bCs/>
            <w:sz w:val="22"/>
            <w:szCs w:val="22"/>
            <w:rPrChange w:id="854" w:author="Cherie Markley" w:date="2025-12-16T20:47:00Z" w16du:dateUtc="2025-12-17T02:47:00Z">
              <w:rPr>
                <w:b/>
                <w:bCs/>
              </w:rPr>
            </w:rPrChange>
          </w:rPr>
          <w:t>Damages</w:t>
        </w:r>
        <w:r w:rsidRPr="00915704">
          <w:rPr>
            <w:sz w:val="22"/>
            <w:szCs w:val="22"/>
            <w:rPrChange w:id="855" w:author="Cherie Markley" w:date="2025-12-16T20:47:00Z" w16du:dateUtc="2025-12-17T02:47:00Z">
              <w:rPr>
                <w:b/>
                <w:bCs/>
              </w:rPr>
            </w:rPrChange>
          </w:rPr>
          <w:t xml:space="preserve">. </w:t>
        </w:r>
        <w:r w:rsidRPr="00915704">
          <w:rPr>
            <w:sz w:val="22"/>
            <w:szCs w:val="22"/>
            <w:rPrChange w:id="856" w:author="Cherie Markley" w:date="2025-12-16T20:47:00Z" w16du:dateUtc="2025-12-17T02:47:00Z">
              <w:rPr/>
            </w:rPrChange>
          </w:rPr>
          <w:t xml:space="preserve">TO THE MAXIMUM EXTENT PERMITTED BY APPLICABLE LAW, IN NO EVENT SHALL </w:t>
        </w:r>
      </w:ins>
      <w:ins w:id="857" w:author="Nirmala Kumar" w:date="2025-12-18T16:38:00Z" w16du:dateUtc="2025-12-19T00:38:00Z">
        <w:r w:rsidR="00BB7AF3">
          <w:rPr>
            <w:sz w:val="22"/>
            <w:szCs w:val="22"/>
          </w:rPr>
          <w:t>SpeakEQ</w:t>
        </w:r>
        <w:r w:rsidR="00BB7AF3" w:rsidRPr="00915225">
          <w:rPr>
            <w:sz w:val="22"/>
            <w:szCs w:val="22"/>
          </w:rPr>
          <w:t xml:space="preserve"> </w:t>
        </w:r>
      </w:ins>
      <w:ins w:id="858" w:author="Cherie Markley" w:date="2025-12-18T16:42:00Z" w16du:dateUtc="2025-12-18T22:42:00Z">
        <w:del w:id="859" w:author="Nirmala Kumar" w:date="2025-12-18T16:38:00Z" w16du:dateUtc="2025-12-19T00:38:00Z">
          <w:r w:rsidR="000333B9" w:rsidDel="00BB7AF3">
            <w:rPr>
              <w:sz w:val="22"/>
              <w:szCs w:val="22"/>
            </w:rPr>
            <w:delText>SPEAKEQ</w:delText>
          </w:r>
        </w:del>
      </w:ins>
      <w:ins w:id="860" w:author="Cherie Markley" w:date="2025-12-16T20:25:00Z" w16du:dateUtc="2025-12-17T02:25:00Z">
        <w:del w:id="861" w:author="Nirmala Kumar" w:date="2025-12-18T16:38:00Z" w16du:dateUtc="2025-12-19T00:38:00Z">
          <w:r w:rsidRPr="00915704" w:rsidDel="00BB7AF3">
            <w:rPr>
              <w:sz w:val="22"/>
              <w:szCs w:val="22"/>
              <w:rPrChange w:id="862" w:author="Cherie Markley" w:date="2025-12-16T20:47:00Z" w16du:dateUtc="2025-12-17T02:47:00Z">
                <w:rPr/>
              </w:rPrChange>
            </w:rPr>
            <w:delText xml:space="preserve"> </w:delText>
          </w:r>
        </w:del>
        <w:r w:rsidRPr="00915704">
          <w:rPr>
            <w:sz w:val="22"/>
            <w:szCs w:val="22"/>
            <w:rPrChange w:id="863" w:author="Cherie Markley" w:date="2025-12-16T20:47:00Z" w16du:dateUtc="2025-12-17T02:47:00Z">
              <w:rPr/>
            </w:rPrChange>
          </w:rPr>
          <w:t xml:space="preserve">AND/OR ITS SUPPLIERS BE LIABLE FOR ANY DIRECT, INDIRECT, PUNITIVE, INCIDENTAL, SPECIAL, CONSEQUENTIAL DAMAGES OR ANY DAMAGES WHATSOEVER EVEN IF </w:t>
        </w:r>
      </w:ins>
      <w:ins w:id="864" w:author="Nirmala Kumar" w:date="2025-12-18T16:38:00Z" w16du:dateUtc="2025-12-19T00:38:00Z">
        <w:r w:rsidR="00BB7AF3">
          <w:rPr>
            <w:sz w:val="22"/>
            <w:szCs w:val="22"/>
          </w:rPr>
          <w:t>SpeakEQ</w:t>
        </w:r>
        <w:r w:rsidR="00BB7AF3" w:rsidRPr="00915225">
          <w:rPr>
            <w:sz w:val="22"/>
            <w:szCs w:val="22"/>
          </w:rPr>
          <w:t xml:space="preserve"> </w:t>
        </w:r>
      </w:ins>
      <w:ins w:id="865" w:author="Cherie Markley" w:date="2025-12-18T16:43:00Z" w16du:dateUtc="2025-12-18T22:43:00Z">
        <w:del w:id="866" w:author="Nirmala Kumar" w:date="2025-12-18T16:38:00Z" w16du:dateUtc="2025-12-19T00:38:00Z">
          <w:r w:rsidR="000333B9" w:rsidDel="00BB7AF3">
            <w:rPr>
              <w:sz w:val="22"/>
              <w:szCs w:val="22"/>
            </w:rPr>
            <w:delText>SPEAKEQ</w:delText>
          </w:r>
        </w:del>
      </w:ins>
      <w:ins w:id="867" w:author="Cherie Markley" w:date="2025-12-16T20:25:00Z" w16du:dateUtc="2025-12-17T02:25:00Z">
        <w:del w:id="868" w:author="Nirmala Kumar" w:date="2025-12-18T16:38:00Z" w16du:dateUtc="2025-12-19T00:38:00Z">
          <w:r w:rsidRPr="00915704" w:rsidDel="00BB7AF3">
            <w:rPr>
              <w:sz w:val="22"/>
              <w:szCs w:val="22"/>
              <w:rPrChange w:id="869" w:author="Cherie Markley" w:date="2025-12-16T20:47:00Z" w16du:dateUtc="2025-12-17T02:47:00Z">
                <w:rPr/>
              </w:rPrChange>
            </w:rPr>
            <w:delText xml:space="preserve"> </w:delText>
          </w:r>
        </w:del>
        <w:r w:rsidRPr="00915704">
          <w:rPr>
            <w:sz w:val="22"/>
            <w:szCs w:val="22"/>
            <w:rPrChange w:id="870" w:author="Cherie Markley" w:date="2025-12-16T20:47:00Z" w16du:dateUtc="2025-12-17T02:47:00Z">
              <w:rPr/>
            </w:rPrChange>
          </w:rPr>
          <w:t xml:space="preserve">OR ANY OF ITS SUPPLIERS HAS BEEN ADVISED OF THE POSSIBILITY OF DAMAGES. BECAUSE SOME STATES/JURISDICTIONS DO NOT ALLOW THE EXCLUSION OR LIMITATION OF LIABILITY FOR CONSEQUENTIAL OR INCIDENTAL DAMAGES, THE ABOVE LIMITATION MAY NOT APPLY TO THE USER. </w:t>
        </w:r>
      </w:ins>
    </w:p>
    <w:p w14:paraId="5416D9BE" w14:textId="77777777" w:rsidR="004C4EFC" w:rsidRPr="00915704" w:rsidRDefault="004C4EFC" w:rsidP="004C4EFC">
      <w:pPr>
        <w:pStyle w:val="ListParagraph"/>
        <w:spacing w:line="259" w:lineRule="auto"/>
        <w:ind w:left="405"/>
        <w:rPr>
          <w:ins w:id="871" w:author="Cherie Markley" w:date="2025-12-16T20:26:00Z" w16du:dateUtc="2025-12-17T02:26:00Z"/>
          <w:b/>
          <w:bCs/>
          <w:sz w:val="22"/>
          <w:szCs w:val="22"/>
        </w:rPr>
      </w:pPr>
    </w:p>
    <w:p w14:paraId="138998AC" w14:textId="38633F88" w:rsidR="004C4EFC" w:rsidRPr="00915704" w:rsidRDefault="004C4EFC">
      <w:pPr>
        <w:pStyle w:val="ListParagraph"/>
        <w:spacing w:line="259" w:lineRule="auto"/>
        <w:ind w:left="405"/>
        <w:rPr>
          <w:ins w:id="872" w:author="Cherie Markley" w:date="2025-12-16T20:25:00Z" w16du:dateUtc="2025-12-17T02:25:00Z"/>
          <w:sz w:val="22"/>
          <w:szCs w:val="22"/>
          <w:rPrChange w:id="873" w:author="Cherie Markley" w:date="2025-12-16T20:47:00Z" w16du:dateUtc="2025-12-17T02:47:00Z">
            <w:rPr>
              <w:ins w:id="874" w:author="Cherie Markley" w:date="2025-12-16T20:25:00Z" w16du:dateUtc="2025-12-17T02:25:00Z"/>
            </w:rPr>
          </w:rPrChange>
        </w:rPr>
        <w:pPrChange w:id="875" w:author="Cherie Markley" w:date="2025-12-16T20:26:00Z" w16du:dateUtc="2025-12-17T02:26:00Z">
          <w:pPr>
            <w:pStyle w:val="ListParagraph"/>
            <w:numPr>
              <w:numId w:val="7"/>
            </w:numPr>
            <w:spacing w:line="259" w:lineRule="auto"/>
            <w:ind w:left="405" w:hanging="360"/>
          </w:pPr>
        </w:pPrChange>
      </w:pPr>
      <w:commentRangeStart w:id="876"/>
      <w:commentRangeStart w:id="877"/>
      <w:ins w:id="878" w:author="Cherie Markley" w:date="2025-12-16T20:25:00Z" w16du:dateUtc="2025-12-17T02:25:00Z">
        <w:del w:id="879" w:author="Nirmala Kumar" w:date="2025-12-18T16:39:00Z" w16du:dateUtc="2025-12-19T00:39:00Z">
          <w:r w:rsidRPr="00915704" w:rsidDel="00BB7AF3">
            <w:rPr>
              <w:b/>
              <w:bCs/>
              <w:sz w:val="22"/>
              <w:szCs w:val="22"/>
              <w:rPrChange w:id="880" w:author="Cherie Markley" w:date="2025-12-16T20:47:00Z" w16du:dateUtc="2025-12-17T02:47:00Z">
                <w:rPr>
                  <w:b/>
                  <w:bCs/>
                </w:rPr>
              </w:rPrChange>
            </w:rPr>
            <w:delText>Disatisfaction</w:delText>
          </w:r>
        </w:del>
      </w:ins>
      <w:ins w:id="881" w:author="Nirmala Kumar" w:date="2025-12-18T16:39:00Z" w16du:dateUtc="2025-12-19T00:39:00Z">
        <w:r w:rsidR="00BB7AF3" w:rsidRPr="00BB7AF3">
          <w:rPr>
            <w:b/>
            <w:bCs/>
            <w:sz w:val="22"/>
            <w:szCs w:val="22"/>
          </w:rPr>
          <w:t>Dissatisfaction</w:t>
        </w:r>
      </w:ins>
      <w:ins w:id="882" w:author="Cherie Markley" w:date="2025-12-16T20:25:00Z" w16du:dateUtc="2025-12-17T02:25:00Z">
        <w:r w:rsidRPr="00915704">
          <w:rPr>
            <w:sz w:val="22"/>
            <w:szCs w:val="22"/>
            <w:rPrChange w:id="883" w:author="Cherie Markley" w:date="2025-12-16T20:47:00Z" w16du:dateUtc="2025-12-17T02:47:00Z">
              <w:rPr>
                <w:b/>
                <w:bCs/>
              </w:rPr>
            </w:rPrChange>
          </w:rPr>
          <w:t>.</w:t>
        </w:r>
        <w:r w:rsidRPr="00915704">
          <w:rPr>
            <w:sz w:val="22"/>
            <w:szCs w:val="22"/>
            <w:rPrChange w:id="884" w:author="Cherie Markley" w:date="2025-12-16T20:47:00Z" w16du:dateUtc="2025-12-17T02:47:00Z">
              <w:rPr/>
            </w:rPrChange>
          </w:rPr>
          <w:t xml:space="preserve"> IF THE USER IS DISSATISFIED WITH ANY PORTION OF </w:t>
        </w:r>
      </w:ins>
      <w:ins w:id="885" w:author="Nirmala Kumar" w:date="2025-12-18T16:38:00Z" w16du:dateUtc="2025-12-19T00:38:00Z">
        <w:r w:rsidR="00BB7AF3">
          <w:rPr>
            <w:sz w:val="22"/>
            <w:szCs w:val="22"/>
          </w:rPr>
          <w:t>SpeakEQ</w:t>
        </w:r>
        <w:r w:rsidR="00BB7AF3" w:rsidRPr="00915225">
          <w:rPr>
            <w:sz w:val="22"/>
            <w:szCs w:val="22"/>
          </w:rPr>
          <w:t xml:space="preserve"> </w:t>
        </w:r>
      </w:ins>
      <w:ins w:id="886" w:author="Cherie Markley" w:date="2025-12-18T17:10:00Z" w16du:dateUtc="2025-12-18T23:10:00Z">
        <w:del w:id="887" w:author="Nirmala Kumar" w:date="2025-12-18T16:38:00Z" w16du:dateUtc="2025-12-19T00:38:00Z">
          <w:r w:rsidR="00AF5C52" w:rsidDel="00BB7AF3">
            <w:rPr>
              <w:sz w:val="22"/>
              <w:szCs w:val="22"/>
            </w:rPr>
            <w:delText>SPEAKEQ</w:delText>
          </w:r>
        </w:del>
      </w:ins>
      <w:ins w:id="888" w:author="Cherie Markley" w:date="2025-12-16T20:25:00Z" w16du:dateUtc="2025-12-17T02:25:00Z">
        <w:r w:rsidRPr="00915704">
          <w:rPr>
            <w:sz w:val="22"/>
            <w:szCs w:val="22"/>
            <w:rPrChange w:id="889" w:author="Cherie Markley" w:date="2025-12-16T20:47:00Z" w16du:dateUtc="2025-12-17T02:47:00Z">
              <w:rPr/>
            </w:rPrChange>
          </w:rPr>
          <w:t xml:space="preserve">, OR WITH ANY OF THESE TERMS OF USE, </w:t>
        </w:r>
      </w:ins>
      <w:ins w:id="890" w:author="Cherie Markley" w:date="2025-12-19T09:21:00Z" w16du:dateUtc="2025-12-19T15:21:00Z">
        <w:r w:rsidR="00A8548C">
          <w:rPr>
            <w:sz w:val="22"/>
            <w:szCs w:val="22"/>
          </w:rPr>
          <w:t>AND A</w:t>
        </w:r>
      </w:ins>
      <w:ins w:id="891" w:author="Cherie Markley" w:date="2025-12-19T09:22:00Z" w16du:dateUtc="2025-12-19T15:22:00Z">
        <w:r w:rsidR="00A8548C">
          <w:rPr>
            <w:sz w:val="22"/>
            <w:szCs w:val="22"/>
          </w:rPr>
          <w:t xml:space="preserve"> SOLUTION CANNOT BE REACH</w:t>
        </w:r>
      </w:ins>
      <w:ins w:id="892" w:author="Cherie Markley" w:date="2025-12-19T09:23:00Z" w16du:dateUtc="2025-12-19T15:23:00Z">
        <w:r w:rsidR="00A8548C">
          <w:rPr>
            <w:sz w:val="22"/>
            <w:szCs w:val="22"/>
          </w:rPr>
          <w:t>ED</w:t>
        </w:r>
      </w:ins>
      <w:ins w:id="893" w:author="Cherie Markley" w:date="2025-12-19T09:22:00Z" w16du:dateUtc="2025-12-19T15:22:00Z">
        <w:r w:rsidR="00A8548C">
          <w:rPr>
            <w:sz w:val="22"/>
            <w:szCs w:val="22"/>
          </w:rPr>
          <w:t xml:space="preserve"> WITH SpeakEQ, </w:t>
        </w:r>
      </w:ins>
      <w:ins w:id="894" w:author="Cherie Markley" w:date="2025-12-16T20:25:00Z" w16du:dateUtc="2025-12-17T02:25:00Z">
        <w:r w:rsidRPr="00915704">
          <w:rPr>
            <w:sz w:val="22"/>
            <w:szCs w:val="22"/>
            <w:rPrChange w:id="895" w:author="Cherie Markley" w:date="2025-12-16T20:47:00Z" w16du:dateUtc="2025-12-17T02:47:00Z">
              <w:rPr/>
            </w:rPrChange>
          </w:rPr>
          <w:t xml:space="preserve">THE USER’S SOLE AND EXCLUSIVE REMEDY IS TO DISCONTINUE USING </w:t>
        </w:r>
      </w:ins>
      <w:ins w:id="896" w:author="Nirmala Kumar" w:date="2025-12-18T16:39:00Z" w16du:dateUtc="2025-12-19T00:39:00Z">
        <w:r w:rsidR="00BB7AF3">
          <w:rPr>
            <w:sz w:val="22"/>
            <w:szCs w:val="22"/>
          </w:rPr>
          <w:t>SpeakEQ</w:t>
        </w:r>
      </w:ins>
      <w:ins w:id="897" w:author="Cherie Markley" w:date="2025-12-18T17:10:00Z" w16du:dateUtc="2025-12-18T23:10:00Z">
        <w:del w:id="898" w:author="Nirmala Kumar" w:date="2025-12-18T16:39:00Z" w16du:dateUtc="2025-12-19T00:39:00Z">
          <w:r w:rsidR="00AF5C52" w:rsidDel="00BB7AF3">
            <w:rPr>
              <w:sz w:val="22"/>
              <w:szCs w:val="22"/>
            </w:rPr>
            <w:delText>SPEAKEQ</w:delText>
          </w:r>
        </w:del>
      </w:ins>
      <w:ins w:id="899" w:author="Cherie Markley" w:date="2025-12-16T20:25:00Z" w16du:dateUtc="2025-12-17T02:25:00Z">
        <w:r w:rsidRPr="00915704">
          <w:rPr>
            <w:sz w:val="22"/>
            <w:szCs w:val="22"/>
            <w:rPrChange w:id="900" w:author="Cherie Markley" w:date="2025-12-16T20:47:00Z" w16du:dateUtc="2025-12-17T02:47:00Z">
              <w:rPr/>
            </w:rPrChange>
          </w:rPr>
          <w:t>.</w:t>
        </w:r>
      </w:ins>
      <w:commentRangeEnd w:id="876"/>
      <w:r w:rsidR="00F739C2" w:rsidRPr="00915704">
        <w:rPr>
          <w:rStyle w:val="CommentReference"/>
          <w:sz w:val="22"/>
          <w:szCs w:val="22"/>
          <w:rPrChange w:id="901" w:author="Cherie Markley" w:date="2025-12-16T20:47:00Z" w16du:dateUtc="2025-12-17T02:47:00Z">
            <w:rPr>
              <w:rStyle w:val="CommentReference"/>
              <w:sz w:val="24"/>
              <w:szCs w:val="24"/>
            </w:rPr>
          </w:rPrChange>
        </w:rPr>
        <w:commentReference w:id="876"/>
      </w:r>
      <w:commentRangeEnd w:id="877"/>
      <w:r w:rsidR="00A8548C" w:rsidRPr="00915704">
        <w:rPr>
          <w:rStyle w:val="CommentReference"/>
          <w:sz w:val="22"/>
          <w:szCs w:val="22"/>
          <w:rPrChange w:id="902" w:author="Cherie Markley" w:date="2025-12-16T20:47:00Z" w16du:dateUtc="2025-12-17T02:47:00Z">
            <w:rPr>
              <w:rStyle w:val="CommentReference"/>
              <w:sz w:val="24"/>
              <w:szCs w:val="24"/>
            </w:rPr>
          </w:rPrChange>
        </w:rPr>
        <w:commentReference w:id="877"/>
      </w:r>
    </w:p>
    <w:p w14:paraId="7A7CA38F" w14:textId="77777777" w:rsidR="004C4EFC" w:rsidRPr="00915704" w:rsidRDefault="004C4EFC" w:rsidP="004C4EFC">
      <w:pPr>
        <w:pStyle w:val="ListParagraph"/>
        <w:spacing w:line="259" w:lineRule="auto"/>
        <w:ind w:left="405"/>
        <w:rPr>
          <w:ins w:id="903" w:author="Cherie Markley" w:date="2025-12-16T20:26:00Z" w16du:dateUtc="2025-12-17T02:26:00Z"/>
          <w:sz w:val="22"/>
          <w:szCs w:val="22"/>
        </w:rPr>
      </w:pPr>
    </w:p>
    <w:p w14:paraId="20B2AC1E" w14:textId="3C162C37" w:rsidR="004C4EFC" w:rsidRPr="00915704" w:rsidRDefault="004C4EFC">
      <w:pPr>
        <w:pStyle w:val="ListParagraph"/>
        <w:spacing w:line="259" w:lineRule="auto"/>
        <w:ind w:left="405"/>
        <w:rPr>
          <w:ins w:id="904" w:author="Cherie Markley" w:date="2025-12-16T20:25:00Z" w16du:dateUtc="2025-12-17T02:25:00Z"/>
          <w:sz w:val="22"/>
          <w:szCs w:val="22"/>
          <w:rPrChange w:id="905" w:author="Cherie Markley" w:date="2025-12-16T20:47:00Z" w16du:dateUtc="2025-12-17T02:47:00Z">
            <w:rPr>
              <w:ins w:id="906" w:author="Cherie Markley" w:date="2025-12-16T20:25:00Z" w16du:dateUtc="2025-12-17T02:25:00Z"/>
            </w:rPr>
          </w:rPrChange>
        </w:rPr>
        <w:pPrChange w:id="907" w:author="Cherie Markley" w:date="2025-12-16T20:26:00Z" w16du:dateUtc="2025-12-17T02:26:00Z">
          <w:pPr>
            <w:pStyle w:val="ListParagraph"/>
            <w:numPr>
              <w:numId w:val="7"/>
            </w:numPr>
            <w:spacing w:line="259" w:lineRule="auto"/>
            <w:ind w:left="405" w:hanging="360"/>
          </w:pPr>
        </w:pPrChange>
      </w:pPr>
      <w:ins w:id="908" w:author="Cherie Markley" w:date="2025-12-16T20:25:00Z" w16du:dateUtc="2025-12-17T02:25:00Z">
        <w:r w:rsidRPr="00915704">
          <w:rPr>
            <w:b/>
            <w:bCs/>
            <w:sz w:val="22"/>
            <w:szCs w:val="22"/>
            <w:rPrChange w:id="909" w:author="Cherie Markley" w:date="2025-12-16T20:47:00Z" w16du:dateUtc="2025-12-17T02:47:00Z">
              <w:rPr>
                <w:b/>
                <w:bCs/>
              </w:rPr>
            </w:rPrChange>
          </w:rPr>
          <w:lastRenderedPageBreak/>
          <w:t>Security</w:t>
        </w:r>
        <w:r w:rsidRPr="00915704">
          <w:rPr>
            <w:sz w:val="22"/>
            <w:szCs w:val="22"/>
            <w:rPrChange w:id="910" w:author="Cherie Markley" w:date="2025-12-16T20:47:00Z" w16du:dateUtc="2025-12-17T02:47:00Z">
              <w:rPr/>
            </w:rPrChange>
          </w:rPr>
          <w:t xml:space="preserve">.  </w:t>
        </w:r>
      </w:ins>
      <w:ins w:id="911" w:author="Nirmala Kumar" w:date="2025-12-18T16:39:00Z" w16du:dateUtc="2025-12-19T00:39:00Z">
        <w:r w:rsidR="00BB7AF3">
          <w:rPr>
            <w:sz w:val="22"/>
            <w:szCs w:val="22"/>
          </w:rPr>
          <w:t>SpeakEQ</w:t>
        </w:r>
        <w:r w:rsidR="00BB7AF3" w:rsidRPr="00915225">
          <w:rPr>
            <w:sz w:val="22"/>
            <w:szCs w:val="22"/>
          </w:rPr>
          <w:t xml:space="preserve"> </w:t>
        </w:r>
      </w:ins>
      <w:ins w:id="912" w:author="Cherie Markley" w:date="2025-12-18T16:43:00Z" w16du:dateUtc="2025-12-18T22:43:00Z">
        <w:del w:id="913" w:author="Nirmala Kumar" w:date="2025-12-18T16:39:00Z" w16du:dateUtc="2025-12-19T00:39:00Z">
          <w:r w:rsidR="000333B9" w:rsidDel="00BB7AF3">
            <w:rPr>
              <w:sz w:val="22"/>
              <w:szCs w:val="22"/>
            </w:rPr>
            <w:delText xml:space="preserve">SPEAKEQ </w:delText>
          </w:r>
        </w:del>
        <w:r w:rsidR="000333B9">
          <w:rPr>
            <w:sz w:val="22"/>
            <w:szCs w:val="22"/>
          </w:rPr>
          <w:t>IS</w:t>
        </w:r>
      </w:ins>
      <w:ins w:id="914" w:author="Cherie Markley" w:date="2025-12-16T20:25:00Z" w16du:dateUtc="2025-12-17T02:25:00Z">
        <w:r w:rsidRPr="00915704">
          <w:rPr>
            <w:sz w:val="22"/>
            <w:szCs w:val="22"/>
            <w:rPrChange w:id="915" w:author="Cherie Markley" w:date="2025-12-16T20:47:00Z" w16du:dateUtc="2025-12-17T02:47:00Z">
              <w:rPr/>
            </w:rPrChange>
          </w:rPr>
          <w:t xml:space="preserve"> NOT LIABLE FOR ANY UNINTENDED LOSS OR BREACH OF CONFIDENTIALITY OR PROPRIETARY DATA DUE TO TECHNOLOGICAL VULNERABILITIES, PROVIDED </w:t>
        </w:r>
      </w:ins>
      <w:ins w:id="916" w:author="Nirmala Kumar" w:date="2025-12-18T16:39:00Z" w16du:dateUtc="2025-12-19T00:39:00Z">
        <w:r w:rsidR="00BB7AF3">
          <w:rPr>
            <w:sz w:val="22"/>
            <w:szCs w:val="22"/>
          </w:rPr>
          <w:t>SpeakEQ</w:t>
        </w:r>
        <w:r w:rsidR="00BB7AF3" w:rsidRPr="00915225">
          <w:rPr>
            <w:sz w:val="22"/>
            <w:szCs w:val="22"/>
          </w:rPr>
          <w:t xml:space="preserve"> </w:t>
        </w:r>
      </w:ins>
      <w:ins w:id="917" w:author="Cherie Markley" w:date="2025-12-18T16:43:00Z" w16du:dateUtc="2025-12-18T22:43:00Z">
        <w:del w:id="918" w:author="Nirmala Kumar" w:date="2025-12-18T16:39:00Z" w16du:dateUtc="2025-12-19T00:39:00Z">
          <w:r w:rsidR="000333B9" w:rsidDel="00BB7AF3">
            <w:rPr>
              <w:sz w:val="22"/>
              <w:szCs w:val="22"/>
            </w:rPr>
            <w:delText>SPEAKEQ</w:delText>
          </w:r>
        </w:del>
      </w:ins>
      <w:ins w:id="919" w:author="Cherie Markley" w:date="2025-12-16T20:25:00Z" w16du:dateUtc="2025-12-17T02:25:00Z">
        <w:del w:id="920" w:author="Nirmala Kumar" w:date="2025-12-18T16:39:00Z" w16du:dateUtc="2025-12-19T00:39:00Z">
          <w:r w:rsidRPr="00915704" w:rsidDel="00BB7AF3">
            <w:rPr>
              <w:sz w:val="22"/>
              <w:szCs w:val="22"/>
              <w:rPrChange w:id="921" w:author="Cherie Markley" w:date="2025-12-16T20:47:00Z" w16du:dateUtc="2025-12-17T02:47:00Z">
                <w:rPr/>
              </w:rPrChange>
            </w:rPr>
            <w:delText xml:space="preserve"> </w:delText>
          </w:r>
        </w:del>
        <w:r w:rsidRPr="00915704">
          <w:rPr>
            <w:sz w:val="22"/>
            <w:szCs w:val="22"/>
            <w:rPrChange w:id="922" w:author="Cherie Markley" w:date="2025-12-16T20:47:00Z" w16du:dateUtc="2025-12-17T02:47:00Z">
              <w:rPr/>
            </w:rPrChange>
          </w:rPr>
          <w:t>HA</w:t>
        </w:r>
      </w:ins>
      <w:ins w:id="923" w:author="Cherie Markley" w:date="2025-12-18T16:44:00Z" w16du:dateUtc="2025-12-18T22:44:00Z">
        <w:r w:rsidR="000333B9">
          <w:rPr>
            <w:sz w:val="22"/>
            <w:szCs w:val="22"/>
          </w:rPr>
          <w:t>S</w:t>
        </w:r>
      </w:ins>
      <w:ins w:id="924" w:author="Cherie Markley" w:date="2025-12-16T20:25:00Z" w16du:dateUtc="2025-12-17T02:25:00Z">
        <w:r w:rsidRPr="00915704">
          <w:rPr>
            <w:sz w:val="22"/>
            <w:szCs w:val="22"/>
            <w:rPrChange w:id="925" w:author="Cherie Markley" w:date="2025-12-16T20:47:00Z" w16du:dateUtc="2025-12-17T02:47:00Z">
              <w:rPr/>
            </w:rPrChange>
          </w:rPr>
          <w:t xml:space="preserve"> TAKEN REASONABLE PRECAUTIONS TO PROTECT USER’S INFORMATION.</w:t>
        </w:r>
      </w:ins>
    </w:p>
    <w:p w14:paraId="5F13F0B2" w14:textId="77777777" w:rsidR="006C5C3D" w:rsidRPr="00915704" w:rsidRDefault="006C5C3D" w:rsidP="004C7F74">
      <w:pPr>
        <w:spacing w:after="0"/>
        <w:rPr>
          <w:ins w:id="926" w:author="Cherie Markley" w:date="2025-12-16T20:40:00Z" w16du:dateUtc="2025-12-17T02:40:00Z"/>
          <w:sz w:val="22"/>
          <w:szCs w:val="22"/>
        </w:rPr>
      </w:pPr>
    </w:p>
    <w:p w14:paraId="21502E17" w14:textId="77777777" w:rsidR="00C86341" w:rsidRPr="00915704" w:rsidRDefault="00C86341" w:rsidP="004C7F74">
      <w:pPr>
        <w:spacing w:after="0"/>
        <w:rPr>
          <w:ins w:id="927" w:author="Cherie Markley" w:date="2025-12-16T20:40:00Z" w16du:dateUtc="2025-12-17T02:40:00Z"/>
          <w:sz w:val="22"/>
          <w:szCs w:val="22"/>
        </w:rPr>
      </w:pPr>
    </w:p>
    <w:p w14:paraId="21A5614D" w14:textId="77777777" w:rsidR="00C86341" w:rsidRPr="00915704" w:rsidRDefault="00C86341" w:rsidP="004C7F74">
      <w:pPr>
        <w:spacing w:after="0"/>
        <w:rPr>
          <w:ins w:id="928" w:author="Cherie Markley" w:date="2025-12-16T20:40:00Z" w16du:dateUtc="2025-12-17T02:40:00Z"/>
          <w:sz w:val="22"/>
          <w:szCs w:val="22"/>
        </w:rPr>
      </w:pPr>
    </w:p>
    <w:p w14:paraId="5BEF2244" w14:textId="77777777" w:rsidR="00C86341" w:rsidRPr="00915704" w:rsidRDefault="00C86341" w:rsidP="004C7F74">
      <w:pPr>
        <w:spacing w:after="0"/>
        <w:rPr>
          <w:sz w:val="22"/>
          <w:szCs w:val="22"/>
        </w:rPr>
      </w:pPr>
    </w:p>
    <w:p w14:paraId="34DECEE0" w14:textId="17F9B598" w:rsidR="004C7F74" w:rsidRPr="00915704" w:rsidRDefault="004C7F74" w:rsidP="003121E3">
      <w:pPr>
        <w:pStyle w:val="ListParagraph"/>
        <w:numPr>
          <w:ilvl w:val="0"/>
          <w:numId w:val="6"/>
        </w:numPr>
        <w:spacing w:after="0"/>
        <w:rPr>
          <w:ins w:id="929" w:author="Cherie Markley" w:date="2025-12-16T20:32:00Z" w16du:dateUtc="2025-12-17T02:32:00Z"/>
          <w:b/>
          <w:bCs/>
          <w:sz w:val="22"/>
          <w:szCs w:val="22"/>
        </w:rPr>
      </w:pPr>
      <w:del w:id="930" w:author="Cherie Markley" w:date="2025-12-16T19:53:00Z" w16du:dateUtc="2025-12-17T01:53:00Z">
        <w:r w:rsidRPr="00915704" w:rsidDel="003121E3">
          <w:rPr>
            <w:b/>
            <w:bCs/>
            <w:sz w:val="22"/>
            <w:szCs w:val="22"/>
            <w:rPrChange w:id="931" w:author="Cherie Markley" w:date="2025-12-16T20:47:00Z" w16du:dateUtc="2025-12-17T02:47:00Z">
              <w:rPr/>
            </w:rPrChange>
          </w:rPr>
          <w:delText xml:space="preserve">9. </w:delText>
        </w:r>
      </w:del>
      <w:r w:rsidRPr="00915704">
        <w:rPr>
          <w:b/>
          <w:bCs/>
          <w:sz w:val="22"/>
          <w:szCs w:val="22"/>
          <w:rPrChange w:id="932" w:author="Cherie Markley" w:date="2025-12-16T20:47:00Z" w16du:dateUtc="2025-12-17T02:47:00Z">
            <w:rPr/>
          </w:rPrChange>
        </w:rPr>
        <w:t>Liability Limits</w:t>
      </w:r>
    </w:p>
    <w:p w14:paraId="62459D58" w14:textId="77777777" w:rsidR="00C86341" w:rsidRPr="00915704" w:rsidRDefault="00C86341">
      <w:pPr>
        <w:pStyle w:val="ListParagraph"/>
        <w:spacing w:after="0"/>
        <w:rPr>
          <w:b/>
          <w:bCs/>
          <w:sz w:val="22"/>
          <w:szCs w:val="22"/>
          <w:rPrChange w:id="933" w:author="Cherie Markley" w:date="2025-12-16T20:47:00Z" w16du:dateUtc="2025-12-17T02:47:00Z">
            <w:rPr/>
          </w:rPrChange>
        </w:rPr>
        <w:pPrChange w:id="934" w:author="Cherie Markley" w:date="2025-12-16T20:32:00Z" w16du:dateUtc="2025-12-17T02:32:00Z">
          <w:pPr>
            <w:spacing w:after="0"/>
          </w:pPr>
        </w:pPrChange>
      </w:pPr>
    </w:p>
    <w:p w14:paraId="62B32663" w14:textId="77777777" w:rsidR="004C7F74" w:rsidRPr="00915704" w:rsidRDefault="004C7F74">
      <w:pPr>
        <w:spacing w:after="0"/>
        <w:ind w:firstLine="360"/>
        <w:rPr>
          <w:sz w:val="22"/>
          <w:szCs w:val="22"/>
        </w:rPr>
        <w:pPrChange w:id="935" w:author="Cherie Markley" w:date="2025-12-16T19:53:00Z" w16du:dateUtc="2025-12-17T01:53:00Z">
          <w:pPr>
            <w:spacing w:after="0"/>
          </w:pPr>
        </w:pPrChange>
      </w:pPr>
      <w:r w:rsidRPr="00915704">
        <w:rPr>
          <w:sz w:val="22"/>
          <w:szCs w:val="22"/>
        </w:rPr>
        <w:t>To the extent permitted by law:</w:t>
      </w:r>
    </w:p>
    <w:p w14:paraId="0DD49AF4" w14:textId="4C2966E1" w:rsidR="004C7F74" w:rsidRPr="00915704" w:rsidRDefault="004C7F74" w:rsidP="004C7F74">
      <w:pPr>
        <w:numPr>
          <w:ilvl w:val="0"/>
          <w:numId w:val="5"/>
        </w:numPr>
        <w:spacing w:after="0"/>
        <w:rPr>
          <w:sz w:val="22"/>
          <w:szCs w:val="22"/>
        </w:rPr>
      </w:pPr>
      <w:del w:id="936" w:author="Cherie Markley" w:date="2025-12-16T19:08:00Z" w16du:dateUtc="2025-12-17T01:08:00Z">
        <w:r w:rsidRPr="00915704" w:rsidDel="006C5C3D">
          <w:rPr>
            <w:sz w:val="22"/>
            <w:szCs w:val="22"/>
          </w:rPr>
          <w:delText>We're not responsible for indirect damages or losses (like lost opportunities or emotional distress) from using the App</w:delText>
        </w:r>
      </w:del>
      <w:ins w:id="937" w:author="Cherie Markley" w:date="2025-12-16T19:08:00Z" w16du:dateUtc="2025-12-17T01:08:00Z">
        <w:r w:rsidR="006C5C3D" w:rsidRPr="00915704">
          <w:rPr>
            <w:sz w:val="22"/>
            <w:szCs w:val="22"/>
          </w:rPr>
          <w:t xml:space="preserve">The User will indemnify, defend, and hold harmless </w:t>
        </w:r>
      </w:ins>
      <w:ins w:id="938" w:author="Cherie Markley" w:date="2025-12-18T17:10:00Z" w16du:dateUtc="2025-12-18T23:10:00Z">
        <w:r w:rsidR="00AF5C52">
          <w:rPr>
            <w:sz w:val="22"/>
            <w:szCs w:val="22"/>
          </w:rPr>
          <w:t>Spea</w:t>
        </w:r>
      </w:ins>
      <w:ins w:id="939" w:author="Cherie Markley" w:date="2025-12-18T17:11:00Z" w16du:dateUtc="2025-12-18T23:11:00Z">
        <w:r w:rsidR="00AF5C52">
          <w:rPr>
            <w:sz w:val="22"/>
            <w:szCs w:val="22"/>
          </w:rPr>
          <w:t>kEQ</w:t>
        </w:r>
      </w:ins>
      <w:ins w:id="940" w:author="Cherie Markley" w:date="2025-12-16T19:08:00Z" w16du:dateUtc="2025-12-17T01:08:00Z">
        <w:r w:rsidR="006C5C3D" w:rsidRPr="00915704">
          <w:rPr>
            <w:sz w:val="22"/>
            <w:szCs w:val="22"/>
          </w:rPr>
          <w:t>, its officers, directors, employees, agents</w:t>
        </w:r>
      </w:ins>
      <w:ins w:id="941" w:author="Cherie Markley" w:date="2025-12-16T19:09:00Z" w16du:dateUtc="2025-12-17T01:09:00Z">
        <w:r w:rsidR="006C5C3D" w:rsidRPr="00915704">
          <w:rPr>
            <w:sz w:val="22"/>
            <w:szCs w:val="22"/>
          </w:rPr>
          <w:t xml:space="preserve">, and third parties, for any losses, costs, liabilities, and expenses (including reasonable attorney’s fees) relating to or arising out of the use of or inability to use </w:t>
        </w:r>
      </w:ins>
      <w:ins w:id="942" w:author="Cherie Markley" w:date="2025-12-18T17:11:00Z" w16du:dateUtc="2025-12-18T23:11:00Z">
        <w:r w:rsidR="00AF5C52">
          <w:rPr>
            <w:sz w:val="22"/>
            <w:szCs w:val="22"/>
          </w:rPr>
          <w:t>SpeakEQ</w:t>
        </w:r>
      </w:ins>
      <w:ins w:id="943" w:author="Cherie Markley" w:date="2025-12-16T19:09:00Z" w16du:dateUtc="2025-12-17T01:09:00Z">
        <w:r w:rsidR="006C5C3D" w:rsidRPr="00915704">
          <w:rPr>
            <w:sz w:val="22"/>
            <w:szCs w:val="22"/>
          </w:rPr>
          <w:t xml:space="preserve"> or services</w:t>
        </w:r>
      </w:ins>
      <w:ins w:id="944" w:author="Cherie Markley" w:date="2025-12-16T19:10:00Z" w16du:dateUtc="2025-12-17T01:10:00Z">
        <w:r w:rsidR="006C5C3D" w:rsidRPr="00915704">
          <w:rPr>
            <w:sz w:val="22"/>
            <w:szCs w:val="22"/>
          </w:rPr>
          <w:t>, any postings made by the User, or User violation of the Terms</w:t>
        </w:r>
        <w:r w:rsidR="00852024" w:rsidRPr="00915704">
          <w:rPr>
            <w:sz w:val="22"/>
            <w:szCs w:val="22"/>
          </w:rPr>
          <w:t xml:space="preserve">, of any rights of a third party, or of any applicable laws, rules, or regulations. </w:t>
        </w:r>
      </w:ins>
      <w:ins w:id="945" w:author="Cherie Markley" w:date="2025-12-18T16:44:00Z" w16du:dateUtc="2025-12-18T22:44:00Z">
        <w:r w:rsidR="000333B9">
          <w:rPr>
            <w:sz w:val="22"/>
            <w:szCs w:val="22"/>
          </w:rPr>
          <w:t>SpeakEQ</w:t>
        </w:r>
      </w:ins>
      <w:ins w:id="946" w:author="Cherie Markley" w:date="2025-12-16T19:10:00Z" w16du:dateUtc="2025-12-17T01:10:00Z">
        <w:r w:rsidR="00852024" w:rsidRPr="00915704">
          <w:rPr>
            <w:sz w:val="22"/>
            <w:szCs w:val="22"/>
          </w:rPr>
          <w:t xml:space="preserve"> assumes, at its own cost, the exclusive defense and control</w:t>
        </w:r>
      </w:ins>
      <w:ins w:id="947" w:author="Cherie Markley" w:date="2025-12-16T19:11:00Z" w16du:dateUtc="2025-12-17T01:11:00Z">
        <w:r w:rsidR="00852024" w:rsidRPr="00915704">
          <w:rPr>
            <w:sz w:val="22"/>
            <w:szCs w:val="22"/>
          </w:rPr>
          <w:t xml:space="preserve"> of any matter otherwise subject to indemnification by the User, in which event the User will fully cooperate with </w:t>
        </w:r>
      </w:ins>
      <w:ins w:id="948" w:author="Cherie Markley" w:date="2025-12-18T16:46:00Z" w16du:dateUtc="2025-12-18T22:46:00Z">
        <w:r w:rsidR="00DB425F">
          <w:rPr>
            <w:sz w:val="22"/>
            <w:szCs w:val="22"/>
          </w:rPr>
          <w:t>SpeakEQ</w:t>
        </w:r>
      </w:ins>
      <w:ins w:id="949" w:author="Cherie Markley" w:date="2025-12-16T20:10:00Z" w16du:dateUtc="2025-12-17T02:10:00Z">
        <w:r w:rsidR="007340B4" w:rsidRPr="00915704">
          <w:rPr>
            <w:sz w:val="22"/>
            <w:szCs w:val="22"/>
          </w:rPr>
          <w:t xml:space="preserve"> </w:t>
        </w:r>
      </w:ins>
      <w:ins w:id="950" w:author="Cherie Markley" w:date="2025-12-16T19:11:00Z" w16du:dateUtc="2025-12-17T01:11:00Z">
        <w:r w:rsidR="00852024" w:rsidRPr="00915704">
          <w:rPr>
            <w:sz w:val="22"/>
            <w:szCs w:val="22"/>
          </w:rPr>
          <w:t xml:space="preserve">in asserting any available defenses. </w:t>
        </w:r>
      </w:ins>
    </w:p>
    <w:p w14:paraId="30494734" w14:textId="3A42873B" w:rsidR="004C7F74" w:rsidRPr="00915704" w:rsidRDefault="004C7F74" w:rsidP="004C7F74">
      <w:pPr>
        <w:numPr>
          <w:ilvl w:val="0"/>
          <w:numId w:val="5"/>
        </w:numPr>
        <w:spacing w:after="0"/>
        <w:rPr>
          <w:sz w:val="22"/>
          <w:szCs w:val="22"/>
        </w:rPr>
      </w:pPr>
      <w:del w:id="951" w:author="Cherie Markley" w:date="2025-12-16T19:11:00Z" w16du:dateUtc="2025-12-17T01:11:00Z">
        <w:r w:rsidRPr="00915704" w:rsidDel="00852024">
          <w:rPr>
            <w:sz w:val="22"/>
            <w:szCs w:val="22"/>
          </w:rPr>
          <w:delText xml:space="preserve">Our </w:delText>
        </w:r>
      </w:del>
      <w:ins w:id="952" w:author="Cherie Markley" w:date="2025-12-16T19:11:00Z" w16du:dateUtc="2025-12-17T01:11:00Z">
        <w:del w:id="953" w:author="Nirmala Kumar" w:date="2025-12-18T16:43:00Z" w16du:dateUtc="2025-12-19T00:43:00Z">
          <w:r w:rsidR="00852024" w:rsidRPr="00915704" w:rsidDel="00F739C2">
            <w:rPr>
              <w:sz w:val="22"/>
              <w:szCs w:val="22"/>
            </w:rPr>
            <w:delText xml:space="preserve">The </w:delText>
          </w:r>
        </w:del>
      </w:ins>
      <w:ins w:id="954" w:author="Cherie Markley" w:date="2025-12-18T16:44:00Z" w16du:dateUtc="2025-12-18T22:44:00Z">
        <w:r w:rsidR="000333B9">
          <w:rPr>
            <w:sz w:val="22"/>
            <w:szCs w:val="22"/>
          </w:rPr>
          <w:t>SpeakEQ’s</w:t>
        </w:r>
      </w:ins>
      <w:ins w:id="955" w:author="Cherie Markley" w:date="2025-12-16T19:11:00Z" w16du:dateUtc="2025-12-17T01:11:00Z">
        <w:r w:rsidR="00852024" w:rsidRPr="00915704">
          <w:rPr>
            <w:sz w:val="22"/>
            <w:szCs w:val="22"/>
          </w:rPr>
          <w:t xml:space="preserve"> </w:t>
        </w:r>
      </w:ins>
      <w:r w:rsidRPr="00915704">
        <w:rPr>
          <w:sz w:val="22"/>
          <w:szCs w:val="22"/>
        </w:rPr>
        <w:t xml:space="preserve">total liability to </w:t>
      </w:r>
      <w:del w:id="956" w:author="Cherie Markley" w:date="2025-12-16T19:12:00Z" w16du:dateUtc="2025-12-17T01:12:00Z">
        <w:r w:rsidRPr="00915704" w:rsidDel="00852024">
          <w:rPr>
            <w:sz w:val="22"/>
            <w:szCs w:val="22"/>
          </w:rPr>
          <w:delText xml:space="preserve">you </w:delText>
        </w:r>
      </w:del>
      <w:ins w:id="957" w:author="Cherie Markley" w:date="2025-12-16T19:12:00Z" w16du:dateUtc="2025-12-17T01:12:00Z">
        <w:r w:rsidR="00852024" w:rsidRPr="00915704">
          <w:rPr>
            <w:sz w:val="22"/>
            <w:szCs w:val="22"/>
          </w:rPr>
          <w:t xml:space="preserve">the User </w:t>
        </w:r>
      </w:ins>
      <w:r w:rsidRPr="00915704">
        <w:rPr>
          <w:sz w:val="22"/>
          <w:szCs w:val="22"/>
        </w:rPr>
        <w:t xml:space="preserve">is limited to the amount </w:t>
      </w:r>
      <w:del w:id="958" w:author="Cherie Markley" w:date="2025-12-16T19:12:00Z" w16du:dateUtc="2025-12-17T01:12:00Z">
        <w:r w:rsidRPr="00915704" w:rsidDel="00852024">
          <w:rPr>
            <w:sz w:val="22"/>
            <w:szCs w:val="22"/>
          </w:rPr>
          <w:delText xml:space="preserve">you've </w:delText>
        </w:r>
      </w:del>
      <w:ins w:id="959" w:author="Cherie Markley" w:date="2025-12-16T19:12:00Z" w16du:dateUtc="2025-12-17T01:12:00Z">
        <w:r w:rsidR="00852024" w:rsidRPr="00915704">
          <w:rPr>
            <w:sz w:val="22"/>
            <w:szCs w:val="22"/>
          </w:rPr>
          <w:t xml:space="preserve">the User has </w:t>
        </w:r>
      </w:ins>
      <w:r w:rsidRPr="00915704">
        <w:rPr>
          <w:sz w:val="22"/>
          <w:szCs w:val="22"/>
        </w:rPr>
        <w:t xml:space="preserve">paid </w:t>
      </w:r>
      <w:del w:id="960" w:author="Cherie Markley" w:date="2025-12-16T19:12:00Z" w16du:dateUtc="2025-12-17T01:12:00Z">
        <w:r w:rsidRPr="00915704" w:rsidDel="00852024">
          <w:rPr>
            <w:sz w:val="22"/>
            <w:szCs w:val="22"/>
          </w:rPr>
          <w:delText xml:space="preserve">us </w:delText>
        </w:r>
      </w:del>
      <w:r w:rsidRPr="00915704">
        <w:rPr>
          <w:sz w:val="22"/>
          <w:szCs w:val="22"/>
        </w:rPr>
        <w:t xml:space="preserve">in the </w:t>
      </w:r>
      <w:del w:id="961" w:author="Nirmala Kumar" w:date="2025-12-18T16:43:00Z" w16du:dateUtc="2025-12-19T00:43:00Z">
        <w:r w:rsidRPr="00915704" w:rsidDel="00F739C2">
          <w:rPr>
            <w:sz w:val="22"/>
            <w:szCs w:val="22"/>
          </w:rPr>
          <w:delText xml:space="preserve">past </w:delText>
        </w:r>
      </w:del>
      <w:ins w:id="962" w:author="Nirmala Kumar" w:date="2025-12-18T16:43:00Z" w16du:dateUtc="2025-12-19T00:43:00Z">
        <w:r w:rsidR="00F739C2">
          <w:rPr>
            <w:sz w:val="22"/>
            <w:szCs w:val="22"/>
          </w:rPr>
          <w:t>latest</w:t>
        </w:r>
        <w:r w:rsidR="00F739C2" w:rsidRPr="00915704">
          <w:rPr>
            <w:sz w:val="22"/>
            <w:szCs w:val="22"/>
          </w:rPr>
          <w:t xml:space="preserve"> </w:t>
        </w:r>
      </w:ins>
      <w:del w:id="963" w:author="Nirmala Kumar" w:date="2025-12-18T16:43:00Z" w16du:dateUtc="2025-12-19T00:43:00Z">
        <w:r w:rsidRPr="00915704" w:rsidDel="00F739C2">
          <w:rPr>
            <w:sz w:val="22"/>
            <w:szCs w:val="22"/>
          </w:rPr>
          <w:delText>12 months</w:delText>
        </w:r>
      </w:del>
      <w:ins w:id="964" w:author="Nirmala Kumar" w:date="2025-12-18T16:43:00Z" w16du:dateUtc="2025-12-19T00:43:00Z">
        <w:r w:rsidR="00F739C2">
          <w:rPr>
            <w:sz w:val="22"/>
            <w:szCs w:val="22"/>
          </w:rPr>
          <w:t>purchase</w:t>
        </w:r>
      </w:ins>
      <w:ins w:id="965" w:author="Cherie Markley" w:date="2025-12-16T20:10:00Z" w16du:dateUtc="2025-12-17T02:10:00Z">
        <w:r w:rsidR="007340B4" w:rsidRPr="00915704">
          <w:rPr>
            <w:sz w:val="22"/>
            <w:szCs w:val="22"/>
          </w:rPr>
          <w:t>.</w:t>
        </w:r>
      </w:ins>
    </w:p>
    <w:p w14:paraId="063D5116" w14:textId="40C7AD22" w:rsidR="004C7F74" w:rsidRPr="00915704" w:rsidRDefault="004C7F74" w:rsidP="004C7F74">
      <w:pPr>
        <w:numPr>
          <w:ilvl w:val="0"/>
          <w:numId w:val="5"/>
        </w:numPr>
        <w:spacing w:after="0"/>
        <w:rPr>
          <w:sz w:val="22"/>
          <w:szCs w:val="22"/>
        </w:rPr>
      </w:pPr>
      <w:del w:id="966" w:author="Cherie Markley" w:date="2025-12-16T19:12:00Z" w16du:dateUtc="2025-12-17T01:12:00Z">
        <w:r w:rsidRPr="00915704" w:rsidDel="00852024">
          <w:rPr>
            <w:sz w:val="22"/>
            <w:szCs w:val="22"/>
          </w:rPr>
          <w:delText xml:space="preserve">We're </w:delText>
        </w:r>
      </w:del>
      <w:ins w:id="967" w:author="Cherie Markley" w:date="2025-12-16T19:12:00Z" w16du:dateUtc="2025-12-17T01:12:00Z">
        <w:del w:id="968" w:author="Nirmala Kumar" w:date="2025-12-18T16:43:00Z" w16du:dateUtc="2025-12-19T00:43:00Z">
          <w:r w:rsidR="00852024" w:rsidRPr="00915704" w:rsidDel="00F739C2">
            <w:rPr>
              <w:sz w:val="22"/>
              <w:szCs w:val="22"/>
            </w:rPr>
            <w:delText xml:space="preserve">The </w:delText>
          </w:r>
        </w:del>
      </w:ins>
      <w:ins w:id="969" w:author="Cherie Markley" w:date="2025-12-18T16:44:00Z" w16du:dateUtc="2025-12-18T22:44:00Z">
        <w:r w:rsidR="000333B9">
          <w:rPr>
            <w:sz w:val="22"/>
            <w:szCs w:val="22"/>
          </w:rPr>
          <w:t>SpeakEQ</w:t>
        </w:r>
      </w:ins>
      <w:ins w:id="970" w:author="Cherie Markley" w:date="2025-12-16T19:12:00Z" w16du:dateUtc="2025-12-17T01:12:00Z">
        <w:r w:rsidR="00852024" w:rsidRPr="00915704">
          <w:rPr>
            <w:sz w:val="22"/>
            <w:szCs w:val="22"/>
          </w:rPr>
          <w:t xml:space="preserve"> is </w:t>
        </w:r>
      </w:ins>
      <w:r w:rsidRPr="00915704">
        <w:rPr>
          <w:sz w:val="22"/>
          <w:szCs w:val="22"/>
        </w:rPr>
        <w:t xml:space="preserve">not liable for issues caused by factors outside </w:t>
      </w:r>
      <w:del w:id="971" w:author="Cherie Markley" w:date="2025-12-16T20:09:00Z" w16du:dateUtc="2025-12-17T02:09:00Z">
        <w:r w:rsidRPr="00915704" w:rsidDel="007340B4">
          <w:rPr>
            <w:sz w:val="22"/>
            <w:szCs w:val="22"/>
          </w:rPr>
          <w:delText xml:space="preserve">our </w:delText>
        </w:r>
      </w:del>
      <w:ins w:id="972" w:author="Cherie Markley" w:date="2025-12-18T16:44:00Z" w16du:dateUtc="2025-12-18T22:44:00Z">
        <w:r w:rsidR="000333B9">
          <w:rPr>
            <w:sz w:val="22"/>
            <w:szCs w:val="22"/>
          </w:rPr>
          <w:t>it’s</w:t>
        </w:r>
      </w:ins>
      <w:ins w:id="973" w:author="Cherie Markley" w:date="2025-12-16T20:09:00Z" w16du:dateUtc="2025-12-17T02:09:00Z">
        <w:r w:rsidR="007340B4" w:rsidRPr="00915704">
          <w:rPr>
            <w:sz w:val="22"/>
            <w:szCs w:val="22"/>
          </w:rPr>
          <w:t xml:space="preserve"> </w:t>
        </w:r>
      </w:ins>
      <w:r w:rsidRPr="00915704">
        <w:rPr>
          <w:sz w:val="22"/>
          <w:szCs w:val="22"/>
        </w:rPr>
        <w:t>control</w:t>
      </w:r>
      <w:ins w:id="974" w:author="Cherie Markley" w:date="2025-12-16T20:09:00Z" w16du:dateUtc="2025-12-17T02:09:00Z">
        <w:r w:rsidR="007340B4" w:rsidRPr="00915704">
          <w:rPr>
            <w:sz w:val="22"/>
            <w:szCs w:val="22"/>
          </w:rPr>
          <w:t>.</w:t>
        </w:r>
      </w:ins>
    </w:p>
    <w:p w14:paraId="795C7F7F" w14:textId="4882A4ED" w:rsidR="004C7F74" w:rsidRPr="00915704" w:rsidDel="00915704" w:rsidRDefault="004C7F74" w:rsidP="004C7F74">
      <w:pPr>
        <w:spacing w:after="0"/>
        <w:rPr>
          <w:del w:id="975" w:author="Cherie Markley" w:date="2025-12-16T20:46:00Z" w16du:dateUtc="2025-12-17T02:46:00Z"/>
          <w:sz w:val="22"/>
          <w:szCs w:val="22"/>
        </w:rPr>
      </w:pPr>
      <w:del w:id="976" w:author="Cherie Markley" w:date="2025-12-16T20:10:00Z" w16du:dateUtc="2025-12-17T02:10:00Z">
        <w:r w:rsidRPr="00915704" w:rsidDel="007340B4">
          <w:rPr>
            <w:sz w:val="22"/>
            <w:szCs w:val="22"/>
          </w:rPr>
          <w:delText>Some states don't allow these limitations, so they may not fully apply to you.</w:delText>
        </w:r>
      </w:del>
    </w:p>
    <w:p w14:paraId="6C94286A" w14:textId="7C5139E8" w:rsidR="004C7F74" w:rsidRPr="00915704" w:rsidDel="00993FD3" w:rsidRDefault="004C7F74" w:rsidP="004C7F74">
      <w:pPr>
        <w:spacing w:after="0"/>
        <w:rPr>
          <w:moveFrom w:id="977" w:author="Cherie Markley" w:date="2025-12-16T20:13:00Z" w16du:dateUtc="2025-12-17T02:13:00Z"/>
          <w:b/>
          <w:bCs/>
          <w:sz w:val="22"/>
          <w:szCs w:val="22"/>
        </w:rPr>
      </w:pPr>
      <w:moveFromRangeStart w:id="978" w:author="Cherie Markley" w:date="2025-12-16T20:13:00Z" w:name="move216808441"/>
      <w:moveFrom w:id="979" w:author="Cherie Markley" w:date="2025-12-16T20:13:00Z" w16du:dateUtc="2025-12-17T02:13:00Z">
        <w:r w:rsidRPr="00915704" w:rsidDel="00993FD3">
          <w:rPr>
            <w:b/>
            <w:bCs/>
            <w:sz w:val="22"/>
            <w:szCs w:val="22"/>
          </w:rPr>
          <w:t>10. Ending Your Account</w:t>
        </w:r>
      </w:moveFrom>
    </w:p>
    <w:p w14:paraId="0ADF5F53" w14:textId="228C43CD" w:rsidR="004C7F74" w:rsidRPr="00915704" w:rsidDel="00993FD3" w:rsidRDefault="004C7F74" w:rsidP="004C7F74">
      <w:pPr>
        <w:spacing w:after="0"/>
        <w:rPr>
          <w:moveFrom w:id="980" w:author="Cherie Markley" w:date="2025-12-16T20:13:00Z" w16du:dateUtc="2025-12-17T02:13:00Z"/>
          <w:sz w:val="22"/>
          <w:szCs w:val="22"/>
        </w:rPr>
      </w:pPr>
      <w:moveFrom w:id="981" w:author="Cherie Markley" w:date="2025-12-16T20:13:00Z" w16du:dateUtc="2025-12-17T02:13:00Z">
        <w:r w:rsidRPr="00915704" w:rsidDel="00993FD3">
          <w:rPr>
            <w:b/>
            <w:bCs/>
            <w:sz w:val="22"/>
            <w:szCs w:val="22"/>
          </w:rPr>
          <w:t>You Can Leave Anytime</w:t>
        </w:r>
        <w:r w:rsidRPr="00915704" w:rsidDel="00993FD3">
          <w:rPr>
            <w:sz w:val="22"/>
            <w:szCs w:val="22"/>
          </w:rPr>
          <w:br/>
          <w:t>You can delete your account at any time through the App settings or by contacting us.</w:t>
        </w:r>
      </w:moveFrom>
    </w:p>
    <w:p w14:paraId="1E287C98" w14:textId="1D11ACF4" w:rsidR="002E4866" w:rsidRPr="00915704" w:rsidRDefault="004C7F74" w:rsidP="004C7F74">
      <w:pPr>
        <w:spacing w:after="0"/>
        <w:rPr>
          <w:ins w:id="982" w:author="Cherie Markley" w:date="2025-12-16T19:23:00Z" w16du:dateUtc="2025-12-17T01:23:00Z"/>
          <w:sz w:val="22"/>
          <w:szCs w:val="22"/>
        </w:rPr>
      </w:pPr>
      <w:moveFrom w:id="983" w:author="Cherie Markley" w:date="2025-12-16T20:13:00Z" w16du:dateUtc="2025-12-17T02:13:00Z">
        <w:r w:rsidRPr="00915704" w:rsidDel="00993FD3">
          <w:rPr>
            <w:b/>
            <w:bCs/>
            <w:sz w:val="22"/>
            <w:szCs w:val="22"/>
          </w:rPr>
          <w:t>We May Suspend Accounts</w:t>
        </w:r>
        <w:r w:rsidRPr="00915704" w:rsidDel="00993FD3">
          <w:rPr>
            <w:sz w:val="22"/>
            <w:szCs w:val="22"/>
          </w:rPr>
          <w:br/>
          <w:t>We may suspend or close accounts that violate these Terms, are used fraudulently, or for non-payment. If this happens, you'll lose access to the App and your data may be deleted according to our Privacy Policy.</w:t>
        </w:r>
      </w:moveFrom>
      <w:moveFromRangeEnd w:id="978"/>
    </w:p>
    <w:p w14:paraId="7142443C" w14:textId="77777777" w:rsidR="00C86341" w:rsidRPr="00915704" w:rsidRDefault="002E4866" w:rsidP="002E4866">
      <w:pPr>
        <w:pStyle w:val="ListParagraph"/>
        <w:numPr>
          <w:ilvl w:val="0"/>
          <w:numId w:val="6"/>
        </w:numPr>
        <w:spacing w:after="0"/>
        <w:rPr>
          <w:ins w:id="984" w:author="Cherie Markley" w:date="2025-12-16T20:31:00Z" w16du:dateUtc="2025-12-17T02:31:00Z"/>
          <w:sz w:val="22"/>
          <w:szCs w:val="22"/>
          <w:rPrChange w:id="985" w:author="Cherie Markley" w:date="2025-12-16T20:47:00Z" w16du:dateUtc="2025-12-17T02:47:00Z">
            <w:rPr>
              <w:ins w:id="986" w:author="Cherie Markley" w:date="2025-12-16T20:31:00Z" w16du:dateUtc="2025-12-17T02:31:00Z"/>
              <w:b/>
              <w:bCs/>
              <w:sz w:val="22"/>
              <w:szCs w:val="22"/>
            </w:rPr>
          </w:rPrChange>
        </w:rPr>
      </w:pPr>
      <w:moveToRangeStart w:id="987" w:author="Cherie Markley" w:date="2025-12-16T19:23:00Z" w:name="move216805399"/>
      <w:moveTo w:id="988" w:author="Cherie Markley" w:date="2025-12-16T19:23:00Z" w16du:dateUtc="2025-12-17T01:23:00Z">
        <w:r w:rsidRPr="00915704">
          <w:rPr>
            <w:b/>
            <w:bCs/>
            <w:sz w:val="22"/>
            <w:szCs w:val="22"/>
            <w:rPrChange w:id="989" w:author="Cherie Markley" w:date="2025-12-16T20:47:00Z" w16du:dateUtc="2025-12-17T02:47:00Z">
              <w:rPr>
                <w:b/>
                <w:bCs/>
              </w:rPr>
            </w:rPrChange>
          </w:rPr>
          <w:t>Governing Law</w:t>
        </w:r>
      </w:moveTo>
    </w:p>
    <w:p w14:paraId="05EE43BC" w14:textId="77777777" w:rsidR="00C86341" w:rsidRPr="00915704" w:rsidRDefault="00C86341" w:rsidP="00C86341">
      <w:pPr>
        <w:spacing w:after="0"/>
        <w:ind w:left="360"/>
        <w:rPr>
          <w:ins w:id="990" w:author="Cherie Markley" w:date="2025-12-16T20:33:00Z" w16du:dateUtc="2025-12-17T02:33:00Z"/>
          <w:sz w:val="22"/>
          <w:szCs w:val="22"/>
        </w:rPr>
      </w:pPr>
    </w:p>
    <w:p w14:paraId="7DCBA6E9" w14:textId="0D873E18" w:rsidR="002E4866" w:rsidRPr="00915704" w:rsidRDefault="002E4866">
      <w:pPr>
        <w:spacing w:after="0"/>
        <w:ind w:left="360"/>
        <w:rPr>
          <w:ins w:id="991" w:author="Cherie Markley" w:date="2025-12-16T19:28:00Z" w16du:dateUtc="2025-12-17T01:28:00Z"/>
          <w:sz w:val="22"/>
          <w:szCs w:val="22"/>
          <w:rPrChange w:id="992" w:author="Cherie Markley" w:date="2025-12-16T20:47:00Z" w16du:dateUtc="2025-12-17T02:47:00Z">
            <w:rPr>
              <w:ins w:id="993" w:author="Cherie Markley" w:date="2025-12-16T19:28:00Z" w16du:dateUtc="2025-12-17T01:28:00Z"/>
            </w:rPr>
          </w:rPrChange>
        </w:rPr>
        <w:pPrChange w:id="994" w:author="Cherie Markley" w:date="2025-12-16T20:33:00Z" w16du:dateUtc="2025-12-17T02:33:00Z">
          <w:pPr>
            <w:pStyle w:val="ListParagraph"/>
            <w:numPr>
              <w:numId w:val="6"/>
            </w:numPr>
            <w:spacing w:after="0"/>
            <w:ind w:hanging="360"/>
          </w:pPr>
        </w:pPrChange>
      </w:pPr>
      <w:moveTo w:id="995" w:author="Cherie Markley" w:date="2025-12-16T19:23:00Z" w16du:dateUtc="2025-12-17T01:23:00Z">
        <w:del w:id="996" w:author="Cherie Markley" w:date="2025-12-16T20:33:00Z" w16du:dateUtc="2025-12-17T02:33:00Z">
          <w:r w:rsidRPr="00915704" w:rsidDel="00C86341">
            <w:rPr>
              <w:sz w:val="22"/>
              <w:szCs w:val="22"/>
              <w:rPrChange w:id="997" w:author="Cherie Markley" w:date="2025-12-16T20:47:00Z" w16du:dateUtc="2025-12-17T02:47:00Z">
                <w:rPr/>
              </w:rPrChange>
            </w:rPr>
            <w:br/>
          </w:r>
        </w:del>
        <w:del w:id="998" w:author="Cherie Markley" w:date="2025-12-16T19:23:00Z" w16du:dateUtc="2025-12-17T01:23:00Z">
          <w:r w:rsidRPr="00915704" w:rsidDel="002E4866">
            <w:rPr>
              <w:sz w:val="22"/>
              <w:szCs w:val="22"/>
              <w:rPrChange w:id="999" w:author="Cherie Markley" w:date="2025-12-16T20:47:00Z" w16du:dateUtc="2025-12-17T02:47:00Z">
                <w:rPr/>
              </w:rPrChange>
            </w:rPr>
            <w:delText>These Terms are governed by Washington State law.</w:delText>
          </w:r>
        </w:del>
      </w:moveTo>
      <w:ins w:id="1000" w:author="Cherie Markley" w:date="2025-12-16T19:23:00Z" w16du:dateUtc="2025-12-17T01:23:00Z">
        <w:r w:rsidRPr="00915704">
          <w:rPr>
            <w:b/>
            <w:bCs/>
            <w:sz w:val="22"/>
            <w:szCs w:val="22"/>
            <w:rPrChange w:id="1001" w:author="Cherie Markley" w:date="2025-12-16T20:47:00Z" w16du:dateUtc="2025-12-17T02:47:00Z">
              <w:rPr>
                <w:b/>
                <w:bCs/>
              </w:rPr>
            </w:rPrChange>
          </w:rPr>
          <w:t>Jurisdiction</w:t>
        </w:r>
        <w:r w:rsidRPr="00915704">
          <w:rPr>
            <w:sz w:val="22"/>
            <w:szCs w:val="22"/>
            <w:rPrChange w:id="1002" w:author="Cherie Markley" w:date="2025-12-16T20:47:00Z" w16du:dateUtc="2025-12-17T02:47:00Z">
              <w:rPr/>
            </w:rPrChange>
          </w:rPr>
          <w:t>. To the ma</w:t>
        </w:r>
      </w:ins>
      <w:ins w:id="1003" w:author="Cherie Markley" w:date="2025-12-16T19:24:00Z" w16du:dateUtc="2025-12-17T01:24:00Z">
        <w:r w:rsidRPr="00915704">
          <w:rPr>
            <w:sz w:val="22"/>
            <w:szCs w:val="22"/>
            <w:rPrChange w:id="1004" w:author="Cherie Markley" w:date="2025-12-16T20:47:00Z" w16du:dateUtc="2025-12-17T02:47:00Z">
              <w:rPr/>
            </w:rPrChange>
          </w:rPr>
          <w:t>ximum extent permitted by law, the Terms are governed by the laws of the State of Washington, and the User hereby consents to the exclusive jurisdiction and venue</w:t>
        </w:r>
      </w:ins>
      <w:ins w:id="1005" w:author="Cherie Markley" w:date="2025-12-16T19:25:00Z" w16du:dateUtc="2025-12-17T01:25:00Z">
        <w:r w:rsidRPr="00915704">
          <w:rPr>
            <w:sz w:val="22"/>
            <w:szCs w:val="22"/>
            <w:rPrChange w:id="1006" w:author="Cherie Markley" w:date="2025-12-16T20:47:00Z" w16du:dateUtc="2025-12-17T02:47:00Z">
              <w:rPr/>
            </w:rPrChange>
          </w:rPr>
          <w:t xml:space="preserve"> of courts in Washington in all disputes arising out of or relating to the use o</w:t>
        </w:r>
      </w:ins>
      <w:ins w:id="1007" w:author="Cherie Markley" w:date="2025-12-16T19:26:00Z" w16du:dateUtc="2025-12-17T01:26:00Z">
        <w:r w:rsidRPr="00915704">
          <w:rPr>
            <w:sz w:val="22"/>
            <w:szCs w:val="22"/>
            <w:rPrChange w:id="1008" w:author="Cherie Markley" w:date="2025-12-16T20:47:00Z" w16du:dateUtc="2025-12-17T02:47:00Z">
              <w:rPr/>
            </w:rPrChange>
          </w:rPr>
          <w:t xml:space="preserve">f </w:t>
        </w:r>
      </w:ins>
      <w:ins w:id="1009" w:author="Cherie Markley" w:date="2025-12-18T17:11:00Z" w16du:dateUtc="2025-12-18T23:11:00Z">
        <w:r w:rsidR="00AF5C52">
          <w:rPr>
            <w:sz w:val="22"/>
            <w:szCs w:val="22"/>
          </w:rPr>
          <w:t>SpeakEQ</w:t>
        </w:r>
      </w:ins>
      <w:ins w:id="1010" w:author="Cherie Markley" w:date="2025-12-16T19:26:00Z" w16du:dateUtc="2025-12-17T01:26:00Z">
        <w:r w:rsidRPr="00915704">
          <w:rPr>
            <w:sz w:val="22"/>
            <w:szCs w:val="22"/>
            <w:rPrChange w:id="1011" w:author="Cherie Markley" w:date="2025-12-16T20:47:00Z" w16du:dateUtc="2025-12-17T02:47:00Z">
              <w:rPr/>
            </w:rPrChange>
          </w:rPr>
          <w:t xml:space="preserve">. Use of </w:t>
        </w:r>
      </w:ins>
      <w:ins w:id="1012" w:author="Cherie Markley" w:date="2025-12-18T17:12:00Z" w16du:dateUtc="2025-12-18T23:12:00Z">
        <w:r w:rsidR="00AF5C52">
          <w:rPr>
            <w:sz w:val="22"/>
            <w:szCs w:val="22"/>
          </w:rPr>
          <w:t>SpeakEQ</w:t>
        </w:r>
      </w:ins>
      <w:ins w:id="1013" w:author="Cherie Markley" w:date="2025-12-16T19:26:00Z" w16du:dateUtc="2025-12-17T01:26:00Z">
        <w:r w:rsidRPr="00915704">
          <w:rPr>
            <w:sz w:val="22"/>
            <w:szCs w:val="22"/>
            <w:rPrChange w:id="1014" w:author="Cherie Markley" w:date="2025-12-16T20:47:00Z" w16du:dateUtc="2025-12-17T02:47:00Z">
              <w:rPr/>
            </w:rPrChange>
          </w:rPr>
          <w:t xml:space="preserve"> is unauthorized in any jurisdiction that does not give effect to all provisions of these Terms, including, without limitation, this section. </w:t>
        </w:r>
      </w:ins>
      <w:ins w:id="1015" w:author="Cherie Markley" w:date="2025-12-18T17:12:00Z" w16du:dateUtc="2025-12-18T23:12:00Z">
        <w:r w:rsidR="00AF5C52">
          <w:rPr>
            <w:sz w:val="22"/>
            <w:szCs w:val="22"/>
          </w:rPr>
          <w:t>SpeakEQ’s</w:t>
        </w:r>
      </w:ins>
      <w:ins w:id="1016" w:author="Cherie Markley" w:date="2025-12-16T19:26:00Z" w16du:dateUtc="2025-12-17T01:26:00Z">
        <w:r w:rsidRPr="00915704">
          <w:rPr>
            <w:sz w:val="22"/>
            <w:szCs w:val="22"/>
            <w:rPrChange w:id="1017" w:author="Cherie Markley" w:date="2025-12-16T20:47:00Z" w16du:dateUtc="2025-12-17T02:47:00Z">
              <w:rPr/>
            </w:rPrChange>
          </w:rPr>
          <w:t xml:space="preserve"> performance of these Terms is subject to existing law</w:t>
        </w:r>
      </w:ins>
      <w:ins w:id="1018" w:author="Cherie Markley" w:date="2025-12-16T19:27:00Z" w16du:dateUtc="2025-12-17T01:27:00Z">
        <w:r w:rsidRPr="00915704">
          <w:rPr>
            <w:sz w:val="22"/>
            <w:szCs w:val="22"/>
            <w:rPrChange w:id="1019" w:author="Cherie Markley" w:date="2025-12-16T20:47:00Z" w16du:dateUtc="2025-12-17T02:47:00Z">
              <w:rPr/>
            </w:rPrChange>
          </w:rPr>
          <w:t xml:space="preserve">s and legal process, and nothing contained in this agreement is in derogation of the </w:t>
        </w:r>
      </w:ins>
      <w:ins w:id="1020" w:author="Cherie Markley" w:date="2025-12-18T17:12:00Z" w16du:dateUtc="2025-12-18T23:12:00Z">
        <w:r w:rsidR="00AF5C52">
          <w:rPr>
            <w:sz w:val="22"/>
            <w:szCs w:val="22"/>
          </w:rPr>
          <w:t>SpeakEQ’s</w:t>
        </w:r>
      </w:ins>
      <w:ins w:id="1021" w:author="Cherie Markley" w:date="2025-12-16T19:27:00Z" w16du:dateUtc="2025-12-17T01:27:00Z">
        <w:r w:rsidRPr="00915704">
          <w:rPr>
            <w:sz w:val="22"/>
            <w:szCs w:val="22"/>
            <w:rPrChange w:id="1022" w:author="Cherie Markley" w:date="2025-12-16T20:47:00Z" w16du:dateUtc="2025-12-17T02:47:00Z">
              <w:rPr/>
            </w:rPrChange>
          </w:rPr>
          <w:t xml:space="preserve"> right to comply with governmental, court and law enforcement requests or requirements relating to the User’s utilizat</w:t>
        </w:r>
      </w:ins>
      <w:ins w:id="1023" w:author="Cherie Markley" w:date="2025-12-16T19:28:00Z" w16du:dateUtc="2025-12-17T01:28:00Z">
        <w:r w:rsidRPr="00915704">
          <w:rPr>
            <w:sz w:val="22"/>
            <w:szCs w:val="22"/>
            <w:rPrChange w:id="1024" w:author="Cherie Markley" w:date="2025-12-16T20:47:00Z" w16du:dateUtc="2025-12-17T02:47:00Z">
              <w:rPr/>
            </w:rPrChange>
          </w:rPr>
          <w:t xml:space="preserve">ion of </w:t>
        </w:r>
      </w:ins>
      <w:ins w:id="1025" w:author="Cherie Markley" w:date="2025-12-18T17:12:00Z" w16du:dateUtc="2025-12-18T23:12:00Z">
        <w:r w:rsidR="00AF5C52">
          <w:rPr>
            <w:sz w:val="22"/>
            <w:szCs w:val="22"/>
          </w:rPr>
          <w:t>SpeakEQ</w:t>
        </w:r>
      </w:ins>
      <w:ins w:id="1026" w:author="Cherie Markley" w:date="2025-12-16T19:28:00Z" w16du:dateUtc="2025-12-17T01:28:00Z">
        <w:r w:rsidRPr="00915704">
          <w:rPr>
            <w:sz w:val="22"/>
            <w:szCs w:val="22"/>
            <w:rPrChange w:id="1027" w:author="Cherie Markley" w:date="2025-12-16T20:47:00Z" w16du:dateUtc="2025-12-17T02:47:00Z">
              <w:rPr/>
            </w:rPrChange>
          </w:rPr>
          <w:t xml:space="preserve"> or information provided to or gathered by </w:t>
        </w:r>
      </w:ins>
      <w:ins w:id="1028" w:author="Cherie Markley" w:date="2025-12-18T17:12:00Z" w16du:dateUtc="2025-12-18T23:12:00Z">
        <w:r w:rsidR="00AF5C52">
          <w:rPr>
            <w:sz w:val="22"/>
            <w:szCs w:val="22"/>
          </w:rPr>
          <w:t>SpeakEQ</w:t>
        </w:r>
      </w:ins>
      <w:ins w:id="1029" w:author="Cherie Markley" w:date="2025-12-16T19:28:00Z" w16du:dateUtc="2025-12-17T01:28:00Z">
        <w:r w:rsidRPr="00915704">
          <w:rPr>
            <w:sz w:val="22"/>
            <w:szCs w:val="22"/>
            <w:rPrChange w:id="1030" w:author="Cherie Markley" w:date="2025-12-16T20:47:00Z" w16du:dateUtc="2025-12-17T02:47:00Z">
              <w:rPr/>
            </w:rPrChange>
          </w:rPr>
          <w:t xml:space="preserve"> with respect to such use.</w:t>
        </w:r>
      </w:ins>
    </w:p>
    <w:p w14:paraId="61DB850B" w14:textId="77777777" w:rsidR="00C86341" w:rsidRPr="00915704" w:rsidRDefault="00C86341" w:rsidP="00C86341">
      <w:pPr>
        <w:spacing w:after="0"/>
        <w:ind w:firstLine="360"/>
        <w:rPr>
          <w:ins w:id="1031" w:author="Cherie Markley" w:date="2025-12-16T20:33:00Z" w16du:dateUtc="2025-12-17T02:33:00Z"/>
          <w:b/>
          <w:bCs/>
          <w:sz w:val="22"/>
          <w:szCs w:val="22"/>
        </w:rPr>
      </w:pPr>
    </w:p>
    <w:p w14:paraId="744C3E3F" w14:textId="703B321C" w:rsidR="002E4866" w:rsidRPr="00915704" w:rsidRDefault="002E4866">
      <w:pPr>
        <w:spacing w:after="0"/>
        <w:ind w:left="360"/>
        <w:rPr>
          <w:ins w:id="1032" w:author="Cherie Markley" w:date="2025-12-16T19:30:00Z" w16du:dateUtc="2025-12-17T01:30:00Z"/>
          <w:sz w:val="22"/>
          <w:szCs w:val="22"/>
        </w:rPr>
        <w:pPrChange w:id="1033" w:author="Cherie Markley" w:date="2025-12-16T20:33:00Z" w16du:dateUtc="2025-12-17T02:33:00Z">
          <w:pPr>
            <w:spacing w:after="0"/>
            <w:ind w:left="720"/>
          </w:pPr>
        </w:pPrChange>
      </w:pPr>
      <w:ins w:id="1034" w:author="Cherie Markley" w:date="2025-12-16T19:28:00Z" w16du:dateUtc="2025-12-17T01:28:00Z">
        <w:r w:rsidRPr="00915704">
          <w:rPr>
            <w:b/>
            <w:bCs/>
            <w:sz w:val="22"/>
            <w:szCs w:val="22"/>
          </w:rPr>
          <w:t xml:space="preserve">Severability. </w:t>
        </w:r>
        <w:r w:rsidRPr="00915704">
          <w:rPr>
            <w:sz w:val="22"/>
            <w:szCs w:val="22"/>
          </w:rPr>
          <w:t>If any part of this Agreement is determined to be invalid or unenforceable pursuant to app</w:t>
        </w:r>
      </w:ins>
      <w:ins w:id="1035" w:author="Cherie Markley" w:date="2025-12-16T19:29:00Z" w16du:dateUtc="2025-12-17T01:29:00Z">
        <w:r w:rsidRPr="00915704">
          <w:rPr>
            <w:sz w:val="22"/>
            <w:szCs w:val="22"/>
          </w:rPr>
          <w:t xml:space="preserve">licable law then the invalid or unenforceable provision will be deemed superseded by a valid, enforceable provision that most closely matches the intent of the original </w:t>
        </w:r>
        <w:del w:id="1036" w:author="Nirmala Kumar" w:date="2025-12-18T16:43:00Z" w16du:dateUtc="2025-12-19T00:43:00Z">
          <w:r w:rsidRPr="00915704" w:rsidDel="00F739C2">
            <w:rPr>
              <w:sz w:val="22"/>
              <w:szCs w:val="22"/>
            </w:rPr>
            <w:delText>provision</w:delText>
          </w:r>
        </w:del>
      </w:ins>
      <w:ins w:id="1037" w:author="Nirmala Kumar" w:date="2025-12-18T16:43:00Z" w16du:dateUtc="2025-12-19T00:43:00Z">
        <w:r w:rsidR="00F739C2" w:rsidRPr="00915704">
          <w:rPr>
            <w:sz w:val="22"/>
            <w:szCs w:val="22"/>
          </w:rPr>
          <w:t>provision,</w:t>
        </w:r>
      </w:ins>
      <w:ins w:id="1038" w:author="Cherie Markley" w:date="2025-12-16T19:30:00Z" w16du:dateUtc="2025-12-17T01:30:00Z">
        <w:r w:rsidRPr="00915704">
          <w:rPr>
            <w:sz w:val="22"/>
            <w:szCs w:val="22"/>
          </w:rPr>
          <w:t xml:space="preserve"> and the remainder of the agreement shall continue in effect.</w:t>
        </w:r>
      </w:ins>
    </w:p>
    <w:p w14:paraId="0C2CE17A" w14:textId="77777777" w:rsidR="00C86341" w:rsidRPr="00915704" w:rsidRDefault="00C86341" w:rsidP="00C86341">
      <w:pPr>
        <w:spacing w:after="0"/>
        <w:ind w:firstLine="360"/>
        <w:rPr>
          <w:ins w:id="1039" w:author="Cherie Markley" w:date="2025-12-16T20:33:00Z" w16du:dateUtc="2025-12-17T02:33:00Z"/>
          <w:b/>
          <w:bCs/>
          <w:sz w:val="22"/>
          <w:szCs w:val="22"/>
        </w:rPr>
      </w:pPr>
    </w:p>
    <w:p w14:paraId="70DE135A" w14:textId="789BCDA3" w:rsidR="002E4866" w:rsidRPr="00915704" w:rsidRDefault="005D6E76">
      <w:pPr>
        <w:spacing w:after="0"/>
        <w:ind w:left="360"/>
        <w:rPr>
          <w:moveTo w:id="1040" w:author="Cherie Markley" w:date="2025-12-16T19:23:00Z" w16du:dateUtc="2025-12-17T01:23:00Z"/>
          <w:sz w:val="22"/>
          <w:szCs w:val="22"/>
          <w:rPrChange w:id="1041" w:author="Cherie Markley" w:date="2025-12-16T20:47:00Z" w16du:dateUtc="2025-12-17T02:47:00Z">
            <w:rPr>
              <w:moveTo w:id="1042" w:author="Cherie Markley" w:date="2025-12-16T19:23:00Z" w16du:dateUtc="2025-12-17T01:23:00Z"/>
            </w:rPr>
          </w:rPrChange>
        </w:rPr>
        <w:pPrChange w:id="1043" w:author="Cherie Markley" w:date="2025-12-16T20:33:00Z" w16du:dateUtc="2025-12-17T02:33:00Z">
          <w:pPr>
            <w:spacing w:after="0"/>
          </w:pPr>
        </w:pPrChange>
      </w:pPr>
      <w:ins w:id="1044" w:author="Cherie Markley" w:date="2025-12-16T19:30:00Z" w16du:dateUtc="2025-12-17T01:30:00Z">
        <w:r w:rsidRPr="00915704">
          <w:rPr>
            <w:b/>
            <w:bCs/>
            <w:sz w:val="22"/>
            <w:szCs w:val="22"/>
          </w:rPr>
          <w:t>Print copies of electronic files.</w:t>
        </w:r>
      </w:ins>
      <w:ins w:id="1045" w:author="Cherie Markley" w:date="2025-12-16T19:31:00Z" w16du:dateUtc="2025-12-17T01:31:00Z">
        <w:r w:rsidRPr="00915704">
          <w:rPr>
            <w:b/>
            <w:bCs/>
            <w:sz w:val="22"/>
            <w:szCs w:val="22"/>
          </w:rPr>
          <w:t xml:space="preserve"> </w:t>
        </w:r>
        <w:r w:rsidRPr="00915704">
          <w:rPr>
            <w:sz w:val="22"/>
            <w:szCs w:val="22"/>
          </w:rPr>
          <w:t xml:space="preserve">A printed version of this agreement and of any notice given in electronic form shall be admissible in judicial </w:t>
        </w:r>
      </w:ins>
      <w:ins w:id="1046" w:author="Cherie Markley" w:date="2025-12-16T19:32:00Z" w16du:dateUtc="2025-12-17T01:32:00Z">
        <w:r w:rsidRPr="00915704">
          <w:rPr>
            <w:sz w:val="22"/>
            <w:szCs w:val="22"/>
          </w:rPr>
          <w:t>or administrative proceedings based upon or relating to this agreement to the same extent as and subject to the same conditions as other business documents and records originally generated</w:t>
        </w:r>
      </w:ins>
      <w:ins w:id="1047" w:author="Cherie Markley" w:date="2025-12-16T19:33:00Z" w16du:dateUtc="2025-12-17T01:33:00Z">
        <w:r w:rsidRPr="00915704">
          <w:rPr>
            <w:sz w:val="22"/>
            <w:szCs w:val="22"/>
          </w:rPr>
          <w:t xml:space="preserve"> and maintained in printed form.</w:t>
        </w:r>
      </w:ins>
    </w:p>
    <w:moveToRangeEnd w:id="987"/>
    <w:p w14:paraId="14D7F02E" w14:textId="77777777" w:rsidR="002E4866" w:rsidRPr="00915704" w:rsidRDefault="002E4866" w:rsidP="004C7F74">
      <w:pPr>
        <w:spacing w:after="0"/>
        <w:rPr>
          <w:sz w:val="22"/>
          <w:szCs w:val="22"/>
        </w:rPr>
      </w:pPr>
    </w:p>
    <w:p w14:paraId="0305B444" w14:textId="32C964C7" w:rsidR="004C7F74" w:rsidRPr="00915704" w:rsidRDefault="004C7F74">
      <w:pPr>
        <w:pStyle w:val="ListParagraph"/>
        <w:numPr>
          <w:ilvl w:val="0"/>
          <w:numId w:val="6"/>
        </w:numPr>
        <w:spacing w:after="0"/>
        <w:rPr>
          <w:b/>
          <w:bCs/>
          <w:sz w:val="22"/>
          <w:szCs w:val="22"/>
          <w:rPrChange w:id="1048" w:author="Cherie Markley" w:date="2025-12-16T20:47:00Z" w16du:dateUtc="2025-12-17T02:47:00Z">
            <w:rPr/>
          </w:rPrChange>
        </w:rPr>
        <w:pPrChange w:id="1049" w:author="Cherie Markley" w:date="2025-12-16T20:30:00Z" w16du:dateUtc="2025-12-17T02:30:00Z">
          <w:pPr>
            <w:spacing w:after="0"/>
          </w:pPr>
        </w:pPrChange>
      </w:pPr>
      <w:del w:id="1050" w:author="Cherie Markley" w:date="2025-12-16T20:30:00Z" w16du:dateUtc="2025-12-17T02:30:00Z">
        <w:r w:rsidRPr="00915704" w:rsidDel="004C4EFC">
          <w:rPr>
            <w:b/>
            <w:bCs/>
            <w:sz w:val="22"/>
            <w:szCs w:val="22"/>
            <w:rPrChange w:id="1051" w:author="Cherie Markley" w:date="2025-12-16T20:47:00Z" w16du:dateUtc="2025-12-17T02:47:00Z">
              <w:rPr/>
            </w:rPrChange>
          </w:rPr>
          <w:delText xml:space="preserve">11. </w:delText>
        </w:r>
      </w:del>
      <w:del w:id="1052" w:author="Cherie Markley" w:date="2025-12-16T19:21:00Z" w16du:dateUtc="2025-12-17T01:21:00Z">
        <w:r w:rsidRPr="00915704" w:rsidDel="002E4866">
          <w:rPr>
            <w:b/>
            <w:bCs/>
            <w:sz w:val="22"/>
            <w:szCs w:val="22"/>
            <w:rPrChange w:id="1053" w:author="Cherie Markley" w:date="2025-12-16T20:47:00Z" w16du:dateUtc="2025-12-17T02:47:00Z">
              <w:rPr/>
            </w:rPrChange>
          </w:rPr>
          <w:delText>Resolving Disagreements</w:delText>
        </w:r>
      </w:del>
      <w:ins w:id="1054" w:author="Cherie Markley" w:date="2025-12-16T19:21:00Z" w16du:dateUtc="2025-12-17T01:21:00Z">
        <w:r w:rsidR="002E4866" w:rsidRPr="00915704">
          <w:rPr>
            <w:b/>
            <w:bCs/>
            <w:sz w:val="22"/>
            <w:szCs w:val="22"/>
            <w:rPrChange w:id="1055" w:author="Cherie Markley" w:date="2025-12-16T20:47:00Z" w16du:dateUtc="2025-12-17T02:47:00Z">
              <w:rPr/>
            </w:rPrChange>
          </w:rPr>
          <w:t>Dispute Resolution</w:t>
        </w:r>
      </w:ins>
    </w:p>
    <w:p w14:paraId="4055A1C5" w14:textId="77777777" w:rsidR="003121E3" w:rsidRPr="00915704" w:rsidRDefault="003121E3" w:rsidP="004C7F74">
      <w:pPr>
        <w:spacing w:after="0"/>
        <w:rPr>
          <w:ins w:id="1056" w:author="Cherie Markley" w:date="2025-12-16T20:00:00Z" w16du:dateUtc="2025-12-17T02:00:00Z"/>
          <w:b/>
          <w:bCs/>
          <w:sz w:val="22"/>
          <w:szCs w:val="22"/>
        </w:rPr>
      </w:pPr>
    </w:p>
    <w:p w14:paraId="0CE14C3A" w14:textId="084FF0CF" w:rsidR="004C7F74" w:rsidRPr="00915704" w:rsidDel="003121E3" w:rsidRDefault="007340B4">
      <w:pPr>
        <w:spacing w:after="0"/>
        <w:ind w:left="360"/>
        <w:rPr>
          <w:del w:id="1057" w:author="Cherie Markley" w:date="2025-12-16T20:01:00Z" w16du:dateUtc="2025-12-17T02:01:00Z"/>
          <w:sz w:val="22"/>
          <w:szCs w:val="22"/>
        </w:rPr>
        <w:pPrChange w:id="1058" w:author="Cherie Markley" w:date="2025-12-16T20:33:00Z" w16du:dateUtc="2025-12-17T02:33:00Z">
          <w:pPr>
            <w:spacing w:after="0"/>
          </w:pPr>
        </w:pPrChange>
      </w:pPr>
      <w:ins w:id="1059" w:author="Cherie Markley" w:date="2025-12-16T20:07:00Z">
        <w:r w:rsidRPr="00915704">
          <w:rPr>
            <w:sz w:val="22"/>
            <w:szCs w:val="22"/>
            <w:rPrChange w:id="1060" w:author="Cherie Markley" w:date="2025-12-16T20:47:00Z" w16du:dateUtc="2025-12-17T02:47:00Z">
              <w:rPr>
                <w:b/>
                <w:bCs/>
                <w:sz w:val="22"/>
                <w:szCs w:val="22"/>
              </w:rPr>
            </w:rPrChange>
          </w:rPr>
          <w:fldChar w:fldCharType="begin"/>
        </w:r>
        <w:r w:rsidRPr="00915704">
          <w:rPr>
            <w:sz w:val="22"/>
            <w:szCs w:val="22"/>
            <w:rPrChange w:id="1061" w:author="Cherie Markley" w:date="2025-12-16T20:47:00Z" w16du:dateUtc="2025-12-17T02:47:00Z">
              <w:rPr>
                <w:b/>
                <w:bCs/>
                <w:sz w:val="22"/>
                <w:szCs w:val="22"/>
              </w:rPr>
            </w:rPrChange>
          </w:rPr>
          <w:instrText>HYPERLINK "https://www.lawinsider.com/clause/amicable-dispute-resolution"</w:instrText>
        </w:r>
        <w:r w:rsidRPr="007C1347">
          <w:rPr>
            <w:sz w:val="22"/>
            <w:szCs w:val="22"/>
          </w:rPr>
        </w:r>
        <w:r w:rsidRPr="00915704">
          <w:rPr>
            <w:sz w:val="22"/>
            <w:szCs w:val="22"/>
            <w:rPrChange w:id="1062" w:author="Cherie Markley" w:date="2025-12-16T20:47:00Z" w16du:dateUtc="2025-12-17T02:47:00Z">
              <w:rPr>
                <w:b/>
                <w:bCs/>
                <w:sz w:val="22"/>
                <w:szCs w:val="22"/>
              </w:rPr>
            </w:rPrChange>
          </w:rPr>
          <w:fldChar w:fldCharType="separate"/>
        </w:r>
        <w:r w:rsidRPr="00915704">
          <w:rPr>
            <w:rPrChange w:id="1063" w:author="Cherie Markley" w:date="2025-12-16T20:47:00Z" w16du:dateUtc="2025-12-17T02:47:00Z">
              <w:rPr>
                <w:rStyle w:val="Hyperlink"/>
                <w:b/>
                <w:bCs/>
                <w:sz w:val="22"/>
                <w:szCs w:val="22"/>
              </w:rPr>
            </w:rPrChange>
          </w:rPr>
          <w:t>The</w:t>
        </w:r>
      </w:ins>
      <w:ins w:id="1064" w:author="Cherie Markley" w:date="2025-12-16T20:07:00Z" w16du:dateUtc="2025-12-17T02:07:00Z">
        <w:r w:rsidRPr="00915704">
          <w:rPr>
            <w:sz w:val="22"/>
            <w:szCs w:val="22"/>
            <w:rPrChange w:id="1065" w:author="Cherie Markley" w:date="2025-12-16T20:47:00Z" w16du:dateUtc="2025-12-17T02:47:00Z">
              <w:rPr>
                <w:b/>
                <w:bCs/>
                <w:sz w:val="22"/>
                <w:szCs w:val="22"/>
              </w:rPr>
            </w:rPrChange>
          </w:rPr>
          <w:fldChar w:fldCharType="end"/>
        </w:r>
      </w:ins>
      <w:ins w:id="1066" w:author="Cherie Markley" w:date="2025-12-16T20:07:00Z">
        <w:r w:rsidRPr="00915704">
          <w:rPr>
            <w:sz w:val="22"/>
            <w:szCs w:val="22"/>
            <w:rPrChange w:id="1067" w:author="Cherie Markley" w:date="2025-12-16T20:47:00Z" w16du:dateUtc="2025-12-17T02:47:00Z">
              <w:rPr>
                <w:b/>
                <w:bCs/>
                <w:sz w:val="22"/>
                <w:szCs w:val="22"/>
              </w:rPr>
            </w:rPrChange>
          </w:rPr>
          <w:t xml:space="preserve"> Parties agree that disputes arising out of or in connection with the </w:t>
        </w:r>
      </w:ins>
      <w:ins w:id="1068" w:author="Cherie Markley" w:date="2025-12-16T20:07:00Z" w16du:dateUtc="2025-12-17T02:07:00Z">
        <w:r w:rsidRPr="00915704">
          <w:rPr>
            <w:sz w:val="22"/>
            <w:szCs w:val="22"/>
          </w:rPr>
          <w:t>Agreement</w:t>
        </w:r>
      </w:ins>
      <w:ins w:id="1069" w:author="Cherie Markley" w:date="2025-12-16T20:07:00Z">
        <w:r w:rsidRPr="00915704">
          <w:rPr>
            <w:sz w:val="22"/>
            <w:szCs w:val="22"/>
            <w:rPrChange w:id="1070" w:author="Cherie Markley" w:date="2025-12-16T20:47:00Z" w16du:dateUtc="2025-12-17T02:47:00Z">
              <w:rPr>
                <w:b/>
                <w:bCs/>
                <w:sz w:val="22"/>
                <w:szCs w:val="22"/>
              </w:rPr>
            </w:rPrChange>
          </w:rPr>
          <w:t xml:space="preserve"> shall preferably be settled amicably, in particular by negotiation between the Parties. To this end, the </w:t>
        </w:r>
      </w:ins>
      <w:ins w:id="1071" w:author="Cherie Markley" w:date="2025-12-16T20:07:00Z" w16du:dateUtc="2025-12-17T02:07:00Z">
        <w:r w:rsidRPr="00915704">
          <w:rPr>
            <w:sz w:val="22"/>
            <w:szCs w:val="22"/>
          </w:rPr>
          <w:t>User</w:t>
        </w:r>
      </w:ins>
      <w:ins w:id="1072" w:author="Cherie Markley" w:date="2025-12-16T20:07:00Z">
        <w:r w:rsidRPr="00915704">
          <w:rPr>
            <w:sz w:val="22"/>
            <w:szCs w:val="22"/>
            <w:rPrChange w:id="1073" w:author="Cherie Markley" w:date="2025-12-16T20:47:00Z" w16du:dateUtc="2025-12-17T02:47:00Z">
              <w:rPr>
                <w:b/>
                <w:bCs/>
                <w:sz w:val="22"/>
                <w:szCs w:val="22"/>
              </w:rPr>
            </w:rPrChange>
          </w:rPr>
          <w:t xml:space="preserve"> shall first contact</w:t>
        </w:r>
      </w:ins>
      <w:ins w:id="1074" w:author="Cherie Markley" w:date="2025-12-16T20:08:00Z" w16du:dateUtc="2025-12-17T02:08:00Z">
        <w:r w:rsidRPr="00915704">
          <w:rPr>
            <w:sz w:val="22"/>
            <w:szCs w:val="22"/>
          </w:rPr>
          <w:t xml:space="preserve"> </w:t>
        </w:r>
      </w:ins>
      <w:ins w:id="1075" w:author="Cherie Markley" w:date="2025-12-18T16:44:00Z" w16du:dateUtc="2025-12-18T22:44:00Z">
        <w:r w:rsidR="000333B9">
          <w:rPr>
            <w:sz w:val="22"/>
            <w:szCs w:val="22"/>
          </w:rPr>
          <w:t>SpeakEQ</w:t>
        </w:r>
      </w:ins>
      <w:ins w:id="1076" w:author="Cherie Markley" w:date="2025-12-16T20:08:00Z" w16du:dateUtc="2025-12-17T02:08:00Z">
        <w:r w:rsidRPr="00915704">
          <w:rPr>
            <w:sz w:val="22"/>
            <w:szCs w:val="22"/>
          </w:rPr>
          <w:t xml:space="preserve"> at support@speakeq.ai</w:t>
        </w:r>
      </w:ins>
      <w:ins w:id="1077" w:author="Cherie Markley" w:date="2025-12-16T20:07:00Z">
        <w:r w:rsidRPr="00915704">
          <w:rPr>
            <w:sz w:val="22"/>
            <w:szCs w:val="22"/>
            <w:rPrChange w:id="1078" w:author="Cherie Markley" w:date="2025-12-16T20:47:00Z" w16du:dateUtc="2025-12-17T02:47:00Z">
              <w:rPr>
                <w:b/>
                <w:bCs/>
                <w:sz w:val="22"/>
                <w:szCs w:val="22"/>
              </w:rPr>
            </w:rPrChange>
          </w:rPr>
          <w:t>. Only if no amicable settlement can reasonably be expected,</w:t>
        </w:r>
      </w:ins>
      <w:ins w:id="1079" w:author="Cherie Markley" w:date="2025-12-16T20:07:00Z" w16du:dateUtc="2025-12-17T02:07:00Z">
        <w:r w:rsidRPr="00915704">
          <w:rPr>
            <w:sz w:val="22"/>
            <w:szCs w:val="22"/>
          </w:rPr>
          <w:t xml:space="preserve"> </w:t>
        </w:r>
      </w:ins>
      <w:ins w:id="1080" w:author="Cherie Markley" w:date="2025-12-16T20:09:00Z" w16du:dateUtc="2025-12-17T02:09:00Z">
        <w:r w:rsidRPr="00915704">
          <w:rPr>
            <w:sz w:val="22"/>
            <w:szCs w:val="22"/>
          </w:rPr>
          <w:t>d</w:t>
        </w:r>
      </w:ins>
      <w:del w:id="1081" w:author="Cherie Markley" w:date="2025-12-16T20:00:00Z" w16du:dateUtc="2025-12-17T02:00:00Z">
        <w:r w:rsidR="004C7F74" w:rsidRPr="00915704" w:rsidDel="003121E3">
          <w:rPr>
            <w:sz w:val="22"/>
            <w:szCs w:val="22"/>
            <w:rPrChange w:id="1082" w:author="Cherie Markley" w:date="2025-12-16T20:47:00Z" w16du:dateUtc="2025-12-17T02:47:00Z">
              <w:rPr>
                <w:b/>
                <w:bCs/>
                <w:sz w:val="22"/>
                <w:szCs w:val="22"/>
              </w:rPr>
            </w:rPrChange>
          </w:rPr>
          <w:delText>Informal Resolution First</w:delText>
        </w:r>
        <w:r w:rsidR="004C7F74" w:rsidRPr="00915704" w:rsidDel="003121E3">
          <w:rPr>
            <w:sz w:val="22"/>
            <w:szCs w:val="22"/>
          </w:rPr>
          <w:br/>
        </w:r>
      </w:del>
      <w:del w:id="1083" w:author="Cherie Markley" w:date="2025-12-16T20:08:00Z" w16du:dateUtc="2025-12-17T02:08:00Z">
        <w:r w:rsidR="004C7F74" w:rsidRPr="00915704" w:rsidDel="007340B4">
          <w:rPr>
            <w:sz w:val="22"/>
            <w:szCs w:val="22"/>
          </w:rPr>
          <w:delText xml:space="preserve">If </w:delText>
        </w:r>
      </w:del>
      <w:del w:id="1084" w:author="Cherie Markley" w:date="2025-12-16T19:21:00Z" w16du:dateUtc="2025-12-17T01:21:00Z">
        <w:r w:rsidR="004C7F74" w:rsidRPr="00915704" w:rsidDel="002E4866">
          <w:rPr>
            <w:sz w:val="22"/>
            <w:szCs w:val="22"/>
          </w:rPr>
          <w:delText xml:space="preserve">you </w:delText>
        </w:r>
      </w:del>
      <w:del w:id="1085" w:author="Cherie Markley" w:date="2025-12-16T20:08:00Z" w16du:dateUtc="2025-12-17T02:08:00Z">
        <w:r w:rsidR="004C7F74" w:rsidRPr="00915704" w:rsidDel="007340B4">
          <w:rPr>
            <w:sz w:val="22"/>
            <w:szCs w:val="22"/>
          </w:rPr>
          <w:delText>ha</w:delText>
        </w:r>
      </w:del>
      <w:del w:id="1086" w:author="Cherie Markley" w:date="2025-12-16T19:22:00Z" w16du:dateUtc="2025-12-17T01:22:00Z">
        <w:r w:rsidR="004C7F74" w:rsidRPr="00915704" w:rsidDel="002E4866">
          <w:rPr>
            <w:sz w:val="22"/>
            <w:szCs w:val="22"/>
          </w:rPr>
          <w:delText>ve</w:delText>
        </w:r>
      </w:del>
      <w:del w:id="1087" w:author="Cherie Markley" w:date="2025-12-16T20:08:00Z" w16du:dateUtc="2025-12-17T02:08:00Z">
        <w:r w:rsidR="004C7F74" w:rsidRPr="00915704" w:rsidDel="007340B4">
          <w:rPr>
            <w:sz w:val="22"/>
            <w:szCs w:val="22"/>
          </w:rPr>
          <w:delText xml:space="preserve"> a problem with </w:delText>
        </w:r>
      </w:del>
      <w:del w:id="1088" w:author="Cherie Markley" w:date="2025-12-16T19:22:00Z" w16du:dateUtc="2025-12-17T01:22:00Z">
        <w:r w:rsidR="004C7F74" w:rsidRPr="00915704" w:rsidDel="002E4866">
          <w:rPr>
            <w:sz w:val="22"/>
            <w:szCs w:val="22"/>
          </w:rPr>
          <w:delText>SpeakEQ</w:delText>
        </w:r>
      </w:del>
      <w:del w:id="1089" w:author="Cherie Markley" w:date="2025-12-16T20:08:00Z" w16du:dateUtc="2025-12-17T02:08:00Z">
        <w:r w:rsidR="004C7F74" w:rsidRPr="00915704" w:rsidDel="007340B4">
          <w:rPr>
            <w:sz w:val="22"/>
            <w:szCs w:val="22"/>
          </w:rPr>
          <w:delText xml:space="preserve">, please contact </w:delText>
        </w:r>
      </w:del>
      <w:del w:id="1090" w:author="Cherie Markley" w:date="2025-12-16T19:22:00Z" w16du:dateUtc="2025-12-17T01:22:00Z">
        <w:r w:rsidR="004C7F74" w:rsidRPr="00915704" w:rsidDel="002E4866">
          <w:rPr>
            <w:sz w:val="22"/>
            <w:szCs w:val="22"/>
          </w:rPr>
          <w:delText xml:space="preserve">us at </w:delText>
        </w:r>
      </w:del>
      <w:del w:id="1091" w:author="Cherie Markley" w:date="2025-12-16T20:08:00Z" w16du:dateUtc="2025-12-17T02:08:00Z">
        <w:r w:rsidR="004C7F74" w:rsidRPr="00915704" w:rsidDel="007340B4">
          <w:rPr>
            <w:sz w:val="22"/>
            <w:szCs w:val="22"/>
            <w:rPrChange w:id="1092" w:author="Cherie Markley" w:date="2025-12-16T20:47:00Z" w16du:dateUtc="2025-12-17T02:47:00Z">
              <w:rPr/>
            </w:rPrChange>
          </w:rPr>
          <w:fldChar w:fldCharType="begin"/>
        </w:r>
        <w:r w:rsidR="004C7F74" w:rsidRPr="00915704" w:rsidDel="007340B4">
          <w:rPr>
            <w:sz w:val="22"/>
            <w:szCs w:val="22"/>
            <w:rPrChange w:id="1093" w:author="Cherie Markley" w:date="2025-12-16T20:47:00Z" w16du:dateUtc="2025-12-17T02:47:00Z">
              <w:rPr/>
            </w:rPrChange>
          </w:rPr>
          <w:delInstrText>HYPERLINK "mailto:support@speakeq.ai"</w:delInstrText>
        </w:r>
        <w:r w:rsidR="004C7F74" w:rsidRPr="007C1347" w:rsidDel="007340B4">
          <w:rPr>
            <w:sz w:val="22"/>
            <w:szCs w:val="22"/>
          </w:rPr>
        </w:r>
        <w:r w:rsidR="004C7F74" w:rsidRPr="00915704" w:rsidDel="007340B4">
          <w:rPr>
            <w:sz w:val="22"/>
            <w:szCs w:val="22"/>
            <w:rPrChange w:id="1094" w:author="Cherie Markley" w:date="2025-12-16T20:47:00Z" w16du:dateUtc="2025-12-17T02:47:00Z">
              <w:rPr/>
            </w:rPrChange>
          </w:rPr>
          <w:fldChar w:fldCharType="separate"/>
        </w:r>
        <w:r w:rsidR="004C7F74" w:rsidRPr="00915704" w:rsidDel="007340B4">
          <w:rPr>
            <w:rPrChange w:id="1095" w:author="Cherie Markley" w:date="2025-12-16T20:47:00Z" w16du:dateUtc="2025-12-17T02:47:00Z">
              <w:rPr>
                <w:rStyle w:val="Hyperlink"/>
                <w:sz w:val="22"/>
                <w:szCs w:val="22"/>
              </w:rPr>
            </w:rPrChange>
          </w:rPr>
          <w:delText>support@speakeq.ai</w:delText>
        </w:r>
        <w:r w:rsidR="004C7F74" w:rsidRPr="00915704" w:rsidDel="007340B4">
          <w:rPr>
            <w:sz w:val="22"/>
            <w:szCs w:val="22"/>
            <w:rPrChange w:id="1096" w:author="Cherie Markley" w:date="2025-12-16T20:47:00Z" w16du:dateUtc="2025-12-17T02:47:00Z">
              <w:rPr/>
            </w:rPrChange>
          </w:rPr>
          <w:fldChar w:fldCharType="end"/>
        </w:r>
        <w:r w:rsidR="004C7F74" w:rsidRPr="00915704" w:rsidDel="007340B4">
          <w:rPr>
            <w:sz w:val="22"/>
            <w:szCs w:val="22"/>
          </w:rPr>
          <w:delText xml:space="preserve"> so </w:delText>
        </w:r>
      </w:del>
      <w:del w:id="1097" w:author="Cherie Markley" w:date="2025-12-16T20:01:00Z" w16du:dateUtc="2025-12-17T02:01:00Z">
        <w:r w:rsidR="004C7F74" w:rsidRPr="00915704" w:rsidDel="003121E3">
          <w:rPr>
            <w:sz w:val="22"/>
            <w:szCs w:val="22"/>
          </w:rPr>
          <w:delText xml:space="preserve">we </w:delText>
        </w:r>
      </w:del>
      <w:del w:id="1098" w:author="Cherie Markley" w:date="2025-12-16T20:08:00Z" w16du:dateUtc="2025-12-17T02:08:00Z">
        <w:r w:rsidR="004C7F74" w:rsidRPr="00915704" w:rsidDel="007340B4">
          <w:rPr>
            <w:sz w:val="22"/>
            <w:szCs w:val="22"/>
          </w:rPr>
          <w:delText>can try to resolve it together.</w:delText>
        </w:r>
      </w:del>
    </w:p>
    <w:p w14:paraId="3A361767" w14:textId="28B945AC" w:rsidR="004C7F74" w:rsidRPr="00915704" w:rsidDel="003121E3" w:rsidRDefault="004C7F74">
      <w:pPr>
        <w:spacing w:after="0"/>
        <w:ind w:left="360"/>
        <w:rPr>
          <w:del w:id="1099" w:author="Cherie Markley" w:date="2025-12-16T20:00:00Z" w16du:dateUtc="2025-12-17T02:00:00Z"/>
          <w:moveFrom w:id="1100" w:author="Cherie Markley" w:date="2025-12-16T19:23:00Z" w16du:dateUtc="2025-12-17T01:23:00Z"/>
          <w:sz w:val="22"/>
          <w:szCs w:val="22"/>
          <w:rPrChange w:id="1101" w:author="Cherie Markley" w:date="2025-12-16T20:47:00Z" w16du:dateUtc="2025-12-17T02:47:00Z">
            <w:rPr>
              <w:del w:id="1102" w:author="Cherie Markley" w:date="2025-12-16T20:00:00Z" w16du:dateUtc="2025-12-17T02:00:00Z"/>
              <w:moveFrom w:id="1103" w:author="Cherie Markley" w:date="2025-12-16T19:23:00Z" w16du:dateUtc="2025-12-17T01:23:00Z"/>
              <w:b/>
              <w:bCs/>
              <w:sz w:val="22"/>
              <w:szCs w:val="22"/>
            </w:rPr>
          </w:rPrChange>
        </w:rPr>
        <w:pPrChange w:id="1104" w:author="Cherie Markley" w:date="2025-12-16T20:33:00Z" w16du:dateUtc="2025-12-17T02:33:00Z">
          <w:pPr/>
        </w:pPrChange>
      </w:pPr>
      <w:moveFromRangeStart w:id="1105" w:author="Cherie Markley" w:date="2025-12-16T19:23:00Z" w:name="move216805399"/>
      <w:moveFrom w:id="1106" w:author="Cherie Markley" w:date="2025-12-16T19:23:00Z" w16du:dateUtc="2025-12-17T01:23:00Z">
        <w:r w:rsidRPr="00915704" w:rsidDel="002E4866">
          <w:rPr>
            <w:sz w:val="22"/>
            <w:szCs w:val="22"/>
            <w:rPrChange w:id="1107" w:author="Cherie Markley" w:date="2025-12-16T20:47:00Z" w16du:dateUtc="2025-12-17T02:47:00Z">
              <w:rPr>
                <w:b/>
                <w:bCs/>
              </w:rPr>
            </w:rPrChange>
          </w:rPr>
          <w:t>Governing Law</w:t>
        </w:r>
        <w:r w:rsidRPr="00915704" w:rsidDel="002E4866">
          <w:rPr>
            <w:sz w:val="22"/>
            <w:szCs w:val="22"/>
            <w:rPrChange w:id="1108" w:author="Cherie Markley" w:date="2025-12-16T20:47:00Z" w16du:dateUtc="2025-12-17T02:47:00Z">
              <w:rPr/>
            </w:rPrChange>
          </w:rPr>
          <w:br/>
          <w:t>These Terms are governed by Washington State law.</w:t>
        </w:r>
      </w:moveFrom>
    </w:p>
    <w:moveFromRangeEnd w:id="1105"/>
    <w:p w14:paraId="4A5E6DE8" w14:textId="72EE9D66" w:rsidR="003121E3" w:rsidRPr="00915704" w:rsidRDefault="004C7F74">
      <w:pPr>
        <w:ind w:left="360"/>
        <w:rPr>
          <w:ins w:id="1109" w:author="Cherie Markley" w:date="2025-12-16T19:59:00Z" w16du:dateUtc="2025-12-17T01:59:00Z"/>
          <w:sz w:val="22"/>
          <w:szCs w:val="22"/>
          <w:rPrChange w:id="1110" w:author="Cherie Markley" w:date="2025-12-16T20:47:00Z" w16du:dateUtc="2025-12-17T02:47:00Z">
            <w:rPr>
              <w:ins w:id="1111" w:author="Cherie Markley" w:date="2025-12-16T19:59:00Z" w16du:dateUtc="2025-12-17T01:59:00Z"/>
            </w:rPr>
          </w:rPrChange>
        </w:rPr>
        <w:pPrChange w:id="1112" w:author="Cherie Markley" w:date="2025-12-16T20:33:00Z" w16du:dateUtc="2025-12-17T02:33:00Z">
          <w:pPr>
            <w:pStyle w:val="ListParagraph"/>
            <w:numPr>
              <w:numId w:val="7"/>
            </w:numPr>
            <w:spacing w:line="259" w:lineRule="auto"/>
            <w:ind w:left="405" w:hanging="360"/>
          </w:pPr>
        </w:pPrChange>
      </w:pPr>
      <w:del w:id="1113" w:author="Cherie Markley" w:date="2025-12-16T20:00:00Z" w16du:dateUtc="2025-12-17T02:00:00Z">
        <w:r w:rsidRPr="00915704" w:rsidDel="003121E3">
          <w:rPr>
            <w:sz w:val="22"/>
            <w:szCs w:val="22"/>
            <w:rPrChange w:id="1114" w:author="Cherie Markley" w:date="2025-12-16T20:47:00Z" w16du:dateUtc="2025-12-17T02:47:00Z">
              <w:rPr>
                <w:b/>
                <w:bCs/>
              </w:rPr>
            </w:rPrChange>
          </w:rPr>
          <w:delText>Arbitration</w:delText>
        </w:r>
        <w:r w:rsidRPr="00915704" w:rsidDel="003121E3">
          <w:rPr>
            <w:sz w:val="22"/>
            <w:szCs w:val="22"/>
            <w:rPrChange w:id="1115" w:author="Cherie Markley" w:date="2025-12-16T20:47:00Z" w16du:dateUtc="2025-12-17T02:47:00Z">
              <w:rPr/>
            </w:rPrChange>
          </w:rPr>
          <w:br/>
        </w:r>
      </w:del>
      <w:del w:id="1116" w:author="Cherie Markley" w:date="2025-12-16T19:48:00Z" w16du:dateUtc="2025-12-17T01:48:00Z">
        <w:r w:rsidRPr="00915704" w:rsidDel="00B032CF">
          <w:rPr>
            <w:sz w:val="22"/>
            <w:szCs w:val="22"/>
            <w:rPrChange w:id="1117" w:author="Cherie Markley" w:date="2025-12-16T20:47:00Z" w16du:dateUtc="2025-12-17T02:47:00Z">
              <w:rPr/>
            </w:rPrChange>
          </w:rPr>
          <w:delText>If we can't resolve a dispute informally, we'll use binding arbitration rather than going to court. This means a neutral arbitrator will decide the outcome. You agree not to participate in class-action lawsuits against us.</w:delText>
        </w:r>
      </w:del>
      <w:ins w:id="1118" w:author="Cherie Markley" w:date="2025-12-16T19:48:00Z" w16du:dateUtc="2025-12-17T01:48:00Z">
        <w:r w:rsidR="00B032CF" w:rsidRPr="00915704">
          <w:rPr>
            <w:sz w:val="22"/>
            <w:szCs w:val="22"/>
            <w:rPrChange w:id="1119" w:author="Cherie Markley" w:date="2025-12-16T20:47:00Z" w16du:dateUtc="2025-12-17T02:47:00Z">
              <w:rPr/>
            </w:rPrChange>
          </w:rPr>
          <w:t xml:space="preserve">isputes concerning these </w:t>
        </w:r>
        <w:r w:rsidR="00B032CF" w:rsidRPr="00915704">
          <w:rPr>
            <w:sz w:val="22"/>
            <w:szCs w:val="22"/>
            <w:rPrChange w:id="1120" w:author="Cherie Markley" w:date="2025-12-16T20:47:00Z" w16du:dateUtc="2025-12-17T02:47:00Z">
              <w:rPr/>
            </w:rPrChange>
          </w:rPr>
          <w:lastRenderedPageBreak/>
          <w:t>Terms, or any provision hereof, whether in contract, tort, or otherwise at law or in equity for damages o</w:t>
        </w:r>
      </w:ins>
      <w:ins w:id="1121" w:author="Cherie Markley" w:date="2025-12-16T19:49:00Z" w16du:dateUtc="2025-12-17T01:49:00Z">
        <w:r w:rsidR="00B032CF" w:rsidRPr="00915704">
          <w:rPr>
            <w:sz w:val="22"/>
            <w:szCs w:val="22"/>
            <w:rPrChange w:id="1122" w:author="Cherie Markley" w:date="2025-12-16T20:47:00Z" w16du:dateUtc="2025-12-17T02:47:00Z">
              <w:rPr/>
            </w:rPrChange>
          </w:rPr>
          <w:t xml:space="preserve">r any other relief, shall be resolved by final and binding arbitration pursuant to the Federal Arbitration Act, conducted by a single neutral arbitrator and administered by the American Arbitration </w:t>
        </w:r>
      </w:ins>
      <w:ins w:id="1123" w:author="Cherie Markley" w:date="2025-12-16T19:50:00Z" w16du:dateUtc="2025-12-17T01:50:00Z">
        <w:r w:rsidR="00B032CF" w:rsidRPr="00915704">
          <w:rPr>
            <w:sz w:val="22"/>
            <w:szCs w:val="22"/>
            <w:rPrChange w:id="1124" w:author="Cherie Markley" w:date="2025-12-16T20:47:00Z" w16du:dateUtc="2025-12-17T02:47:00Z">
              <w:rPr/>
            </w:rPrChange>
          </w:rPr>
          <w:t>Association</w:t>
        </w:r>
      </w:ins>
      <w:ins w:id="1125" w:author="Cherie Markley" w:date="2025-12-16T19:49:00Z" w16du:dateUtc="2025-12-17T01:49:00Z">
        <w:r w:rsidR="00B032CF" w:rsidRPr="00915704">
          <w:rPr>
            <w:sz w:val="22"/>
            <w:szCs w:val="22"/>
            <w:rPrChange w:id="1126" w:author="Cherie Markley" w:date="2025-12-16T20:47:00Z" w16du:dateUtc="2025-12-17T02:47:00Z">
              <w:rPr/>
            </w:rPrChange>
          </w:rPr>
          <w:t>, or a sim</w:t>
        </w:r>
      </w:ins>
      <w:ins w:id="1127" w:author="Cherie Markley" w:date="2025-12-16T19:50:00Z" w16du:dateUtc="2025-12-17T01:50:00Z">
        <w:r w:rsidR="00B032CF" w:rsidRPr="00915704">
          <w:rPr>
            <w:sz w:val="22"/>
            <w:szCs w:val="22"/>
            <w:rPrChange w:id="1128" w:author="Cherie Markley" w:date="2025-12-16T20:47:00Z" w16du:dateUtc="2025-12-17T02:47:00Z">
              <w:rPr/>
            </w:rPrChange>
          </w:rPr>
          <w:t>ilar arbitration service selected by the parties, in a location mutually agreed upon by the parties. The arbitrator’s award shall be final, and judgment may be entered upon it in any court</w:t>
        </w:r>
      </w:ins>
      <w:ins w:id="1129" w:author="Cherie Markley" w:date="2025-12-16T19:51:00Z" w16du:dateUtc="2025-12-17T01:51:00Z">
        <w:r w:rsidR="00B032CF" w:rsidRPr="00915704">
          <w:rPr>
            <w:sz w:val="22"/>
            <w:szCs w:val="22"/>
            <w:rPrChange w:id="1130" w:author="Cherie Markley" w:date="2025-12-16T20:47:00Z" w16du:dateUtc="2025-12-17T02:47:00Z">
              <w:rPr/>
            </w:rPrChange>
          </w:rPr>
          <w:t xml:space="preserve"> having jurisdiction. The prevailing party shall be entitled </w:t>
        </w:r>
        <w:r w:rsidR="003121E3" w:rsidRPr="00915704">
          <w:rPr>
            <w:sz w:val="22"/>
            <w:szCs w:val="22"/>
            <w:rPrChange w:id="1131" w:author="Cherie Markley" w:date="2025-12-16T20:47:00Z" w16du:dateUtc="2025-12-17T02:47:00Z">
              <w:rPr/>
            </w:rPrChange>
          </w:rPr>
          <w:t xml:space="preserve">to </w:t>
        </w:r>
      </w:ins>
      <w:ins w:id="1132" w:author="Cherie Markley" w:date="2025-12-16T19:59:00Z" w16du:dateUtc="2025-12-17T01:59:00Z">
        <w:r w:rsidR="003121E3" w:rsidRPr="00915704">
          <w:rPr>
            <w:sz w:val="22"/>
            <w:szCs w:val="22"/>
            <w:rPrChange w:id="1133" w:author="Cherie Markley" w:date="2025-12-16T20:47:00Z" w16du:dateUtc="2025-12-17T02:47:00Z">
              <w:rPr/>
            </w:rPrChange>
          </w:rPr>
          <w:t>recover its costs and reasonable attorney's fees. This arbitration provision shall survive the expiration of these Terms.</w:t>
        </w:r>
      </w:ins>
    </w:p>
    <w:p w14:paraId="23AB3DF1" w14:textId="77777777" w:rsidR="003121E3" w:rsidRPr="00915704" w:rsidRDefault="003121E3">
      <w:pPr>
        <w:spacing w:line="259" w:lineRule="auto"/>
        <w:ind w:left="360"/>
        <w:rPr>
          <w:ins w:id="1134" w:author="Cherie Markley" w:date="2025-12-16T19:59:00Z" w16du:dateUtc="2025-12-17T01:59:00Z"/>
          <w:sz w:val="22"/>
          <w:szCs w:val="22"/>
          <w:rPrChange w:id="1135" w:author="Cherie Markley" w:date="2025-12-16T20:47:00Z" w16du:dateUtc="2025-12-17T02:47:00Z">
            <w:rPr>
              <w:ins w:id="1136" w:author="Cherie Markley" w:date="2025-12-16T19:59:00Z" w16du:dateUtc="2025-12-17T01:59:00Z"/>
              <w:b/>
              <w:bCs/>
            </w:rPr>
          </w:rPrChange>
        </w:rPr>
        <w:pPrChange w:id="1137" w:author="Cherie Markley" w:date="2025-12-16T20:34:00Z" w16du:dateUtc="2025-12-17T02:34:00Z">
          <w:pPr>
            <w:pStyle w:val="ListParagraph"/>
            <w:numPr>
              <w:numId w:val="7"/>
            </w:numPr>
            <w:spacing w:line="259" w:lineRule="auto"/>
            <w:ind w:left="405" w:hanging="360"/>
          </w:pPr>
        </w:pPrChange>
      </w:pPr>
      <w:ins w:id="1138" w:author="Cherie Markley" w:date="2025-12-16T19:59:00Z" w16du:dateUtc="2025-12-17T01:59:00Z">
        <w:r w:rsidRPr="00915704">
          <w:rPr>
            <w:b/>
            <w:bCs/>
            <w:sz w:val="22"/>
            <w:szCs w:val="22"/>
            <w:rPrChange w:id="1139" w:author="Cherie Markley" w:date="2025-12-16T20:47:00Z" w16du:dateUtc="2025-12-17T02:47:00Z">
              <w:rPr>
                <w:b/>
                <w:bCs/>
              </w:rPr>
            </w:rPrChange>
          </w:rPr>
          <w:t>Class Action Waiver.</w:t>
        </w:r>
        <w:r w:rsidRPr="00915704">
          <w:rPr>
            <w:sz w:val="22"/>
            <w:szCs w:val="22"/>
            <w:rPrChange w:id="1140" w:author="Cherie Markley" w:date="2025-12-16T20:47:00Z" w16du:dateUtc="2025-12-17T02:47:00Z">
              <w:rPr>
                <w:b/>
                <w:bCs/>
              </w:rPr>
            </w:rPrChange>
          </w:rPr>
          <w:t xml:space="preserve"> </w:t>
        </w:r>
        <w:r w:rsidRPr="00915704">
          <w:rPr>
            <w:sz w:val="22"/>
            <w:szCs w:val="22"/>
            <w:rPrChange w:id="1141" w:author="Cherie Markley" w:date="2025-12-16T20:47:00Z" w16du:dateUtc="2025-12-17T02:47:00Z">
              <w:rPr/>
            </w:rPrChange>
          </w:rPr>
          <w:t xml:space="preserve">THE PARTIES AGREE THAT A PARTY MAY BRING CLAIMS AGAINST THE OTHER ONLY IN EACH'S INDIVIDUAL CAPACITY, AND NOT AS A PLAINTIFF OR CLASS MEMBER IN ANY PUTATIVE CLASS, COLLECTIVE AND/ OR REPRESENTATIVE PROCEEDING, SUCH AS IN THE FORM OF A PRIVATE ATTORNEY GENERAL ACTION AGAINST THE OTHER. </w:t>
        </w:r>
      </w:ins>
    </w:p>
    <w:p w14:paraId="1C3A685A" w14:textId="77777777" w:rsidR="00B032CF" w:rsidRPr="00915704" w:rsidRDefault="00B032CF" w:rsidP="004C7F74">
      <w:pPr>
        <w:spacing w:after="0"/>
        <w:rPr>
          <w:ins w:id="1142" w:author="Cherie Markley" w:date="2025-12-16T19:40:00Z" w16du:dateUtc="2025-12-17T01:40:00Z"/>
          <w:sz w:val="22"/>
          <w:szCs w:val="22"/>
        </w:rPr>
      </w:pPr>
    </w:p>
    <w:p w14:paraId="5ED70C2E" w14:textId="3AC12D24" w:rsidR="005D6E76" w:rsidRPr="00915704" w:rsidRDefault="005D6E76">
      <w:pPr>
        <w:pStyle w:val="ListParagraph"/>
        <w:numPr>
          <w:ilvl w:val="0"/>
          <w:numId w:val="6"/>
        </w:numPr>
        <w:spacing w:after="0"/>
        <w:rPr>
          <w:ins w:id="1143" w:author="Cherie Markley" w:date="2025-12-16T19:38:00Z" w16du:dateUtc="2025-12-17T01:38:00Z"/>
          <w:sz w:val="22"/>
          <w:szCs w:val="22"/>
          <w:rPrChange w:id="1144" w:author="Cherie Markley" w:date="2025-12-16T20:47:00Z" w16du:dateUtc="2025-12-17T02:47:00Z">
            <w:rPr>
              <w:ins w:id="1145" w:author="Cherie Markley" w:date="2025-12-16T19:38:00Z" w16du:dateUtc="2025-12-17T01:38:00Z"/>
            </w:rPr>
          </w:rPrChange>
        </w:rPr>
        <w:pPrChange w:id="1146" w:author="Cherie Markley" w:date="2025-12-16T20:30:00Z" w16du:dateUtc="2025-12-17T02:30:00Z">
          <w:pPr>
            <w:spacing w:after="0"/>
          </w:pPr>
        </w:pPrChange>
      </w:pPr>
      <w:ins w:id="1147" w:author="Cherie Markley" w:date="2025-12-16T19:40:00Z" w16du:dateUtc="2025-12-17T01:40:00Z">
        <w:r w:rsidRPr="00915704">
          <w:rPr>
            <w:b/>
            <w:bCs/>
            <w:sz w:val="22"/>
            <w:szCs w:val="22"/>
            <w:rPrChange w:id="1148" w:author="Cherie Markley" w:date="2025-12-16T20:47:00Z" w16du:dateUtc="2025-12-17T02:47:00Z">
              <w:rPr>
                <w:b/>
                <w:bCs/>
              </w:rPr>
            </w:rPrChange>
          </w:rPr>
          <w:t>Relationship.</w:t>
        </w:r>
        <w:r w:rsidRPr="00915704">
          <w:rPr>
            <w:sz w:val="22"/>
            <w:szCs w:val="22"/>
            <w:rPrChange w:id="1149" w:author="Cherie Markley" w:date="2025-12-16T20:47:00Z" w16du:dateUtc="2025-12-17T02:47:00Z">
              <w:rPr/>
            </w:rPrChange>
          </w:rPr>
          <w:t xml:space="preserve"> The User agrees that no joint venture, partnership, employment, or agency relationship exists</w:t>
        </w:r>
      </w:ins>
      <w:ins w:id="1150" w:author="Cherie Markley" w:date="2025-12-16T19:41:00Z" w16du:dateUtc="2025-12-17T01:41:00Z">
        <w:r w:rsidRPr="00915704">
          <w:rPr>
            <w:sz w:val="22"/>
            <w:szCs w:val="22"/>
            <w:rPrChange w:id="1151" w:author="Cherie Markley" w:date="2025-12-16T20:47:00Z" w16du:dateUtc="2025-12-17T02:47:00Z">
              <w:rPr/>
            </w:rPrChange>
          </w:rPr>
          <w:t xml:space="preserve"> between the User and </w:t>
        </w:r>
      </w:ins>
      <w:ins w:id="1152" w:author="Cherie Markley" w:date="2025-12-18T16:45:00Z" w16du:dateUtc="2025-12-18T22:45:00Z">
        <w:r w:rsidR="000333B9">
          <w:rPr>
            <w:sz w:val="22"/>
            <w:szCs w:val="22"/>
          </w:rPr>
          <w:t>SpeakEQ</w:t>
        </w:r>
      </w:ins>
      <w:ins w:id="1153" w:author="Cherie Markley" w:date="2025-12-16T19:41:00Z" w16du:dateUtc="2025-12-17T01:41:00Z">
        <w:r w:rsidRPr="00915704">
          <w:rPr>
            <w:sz w:val="22"/>
            <w:szCs w:val="22"/>
            <w:rPrChange w:id="1154" w:author="Cherie Markley" w:date="2025-12-16T20:47:00Z" w16du:dateUtc="2025-12-17T02:47:00Z">
              <w:rPr/>
            </w:rPrChange>
          </w:rPr>
          <w:t xml:space="preserve"> as a result of this agreement or use of </w:t>
        </w:r>
      </w:ins>
      <w:ins w:id="1155" w:author="Cherie Markley" w:date="2025-12-18T17:12:00Z" w16du:dateUtc="2025-12-18T23:12:00Z">
        <w:r w:rsidR="00AF5C52">
          <w:rPr>
            <w:sz w:val="22"/>
            <w:szCs w:val="22"/>
          </w:rPr>
          <w:t>SpeakEQ</w:t>
        </w:r>
      </w:ins>
      <w:ins w:id="1156" w:author="Cherie Markley" w:date="2025-12-16T19:41:00Z" w16du:dateUtc="2025-12-17T01:41:00Z">
        <w:r w:rsidRPr="00915704">
          <w:rPr>
            <w:sz w:val="22"/>
            <w:szCs w:val="22"/>
            <w:rPrChange w:id="1157" w:author="Cherie Markley" w:date="2025-12-16T20:47:00Z" w16du:dateUtc="2025-12-17T02:47:00Z">
              <w:rPr/>
            </w:rPrChange>
          </w:rPr>
          <w:t xml:space="preserve">. </w:t>
        </w:r>
      </w:ins>
    </w:p>
    <w:p w14:paraId="1332C7F2" w14:textId="77777777" w:rsidR="005D6E76" w:rsidRPr="00915704" w:rsidRDefault="005D6E76" w:rsidP="004C7F74">
      <w:pPr>
        <w:spacing w:after="0"/>
        <w:rPr>
          <w:ins w:id="1158" w:author="Cherie Markley" w:date="2025-12-16T19:38:00Z" w16du:dateUtc="2025-12-17T01:38:00Z"/>
          <w:sz w:val="22"/>
          <w:szCs w:val="22"/>
        </w:rPr>
      </w:pPr>
    </w:p>
    <w:p w14:paraId="7EA65009" w14:textId="63003AC8" w:rsidR="005D6E76" w:rsidRPr="00915704" w:rsidDel="00B032CF" w:rsidRDefault="005D6E76">
      <w:pPr>
        <w:pStyle w:val="ListParagraph"/>
        <w:numPr>
          <w:ilvl w:val="0"/>
          <w:numId w:val="6"/>
        </w:numPr>
        <w:rPr>
          <w:del w:id="1159" w:author="Cherie Markley" w:date="2025-12-16T19:42:00Z" w16du:dateUtc="2025-12-17T01:42:00Z"/>
          <w:sz w:val="22"/>
          <w:szCs w:val="22"/>
          <w:rPrChange w:id="1160" w:author="Cherie Markley" w:date="2025-12-16T20:47:00Z" w16du:dateUtc="2025-12-17T02:47:00Z">
            <w:rPr>
              <w:del w:id="1161" w:author="Cherie Markley" w:date="2025-12-16T19:42:00Z" w16du:dateUtc="2025-12-17T01:42:00Z"/>
            </w:rPr>
          </w:rPrChange>
        </w:rPr>
        <w:pPrChange w:id="1162" w:author="Cherie Markley" w:date="2025-12-16T20:30:00Z" w16du:dateUtc="2025-12-17T02:30:00Z">
          <w:pPr>
            <w:spacing w:after="0"/>
          </w:pPr>
        </w:pPrChange>
      </w:pPr>
    </w:p>
    <w:p w14:paraId="726C9BBB" w14:textId="32809A4C" w:rsidR="004C7F74" w:rsidRPr="00915704" w:rsidDel="004C4EFC" w:rsidRDefault="004C7F74">
      <w:pPr>
        <w:pStyle w:val="ListParagraph"/>
        <w:numPr>
          <w:ilvl w:val="0"/>
          <w:numId w:val="6"/>
        </w:numPr>
        <w:rPr>
          <w:del w:id="1163" w:author="Cherie Markley" w:date="2025-12-16T20:31:00Z" w16du:dateUtc="2025-12-17T02:31:00Z"/>
          <w:b/>
          <w:bCs/>
          <w:sz w:val="22"/>
          <w:szCs w:val="22"/>
          <w:rPrChange w:id="1164" w:author="Cherie Markley" w:date="2025-12-16T20:47:00Z" w16du:dateUtc="2025-12-17T02:47:00Z">
            <w:rPr>
              <w:del w:id="1165" w:author="Cherie Markley" w:date="2025-12-16T20:31:00Z" w16du:dateUtc="2025-12-17T02:31:00Z"/>
              <w:b/>
              <w:bCs/>
            </w:rPr>
          </w:rPrChange>
        </w:rPr>
        <w:pPrChange w:id="1166" w:author="Cherie Markley" w:date="2025-12-16T20:30:00Z" w16du:dateUtc="2025-12-17T02:30:00Z">
          <w:pPr>
            <w:spacing w:after="0"/>
          </w:pPr>
        </w:pPrChange>
      </w:pPr>
      <w:del w:id="1167" w:author="Cherie Markley" w:date="2025-12-16T20:30:00Z" w16du:dateUtc="2025-12-17T02:30:00Z">
        <w:r w:rsidRPr="00915704" w:rsidDel="004C4EFC">
          <w:rPr>
            <w:b/>
            <w:bCs/>
            <w:sz w:val="22"/>
            <w:szCs w:val="22"/>
            <w:rPrChange w:id="1168" w:author="Cherie Markley" w:date="2025-12-16T20:47:00Z" w16du:dateUtc="2025-12-17T02:47:00Z">
              <w:rPr>
                <w:b/>
                <w:bCs/>
              </w:rPr>
            </w:rPrChange>
          </w:rPr>
          <w:delText xml:space="preserve">12. </w:delText>
        </w:r>
      </w:del>
      <w:del w:id="1169" w:author="Cherie Markley" w:date="2025-12-16T19:38:00Z" w16du:dateUtc="2025-12-17T01:38:00Z">
        <w:r w:rsidRPr="00915704" w:rsidDel="005D6E76">
          <w:rPr>
            <w:b/>
            <w:bCs/>
            <w:sz w:val="22"/>
            <w:szCs w:val="22"/>
            <w:rPrChange w:id="1170" w:author="Cherie Markley" w:date="2025-12-16T20:47:00Z" w16du:dateUtc="2025-12-17T02:47:00Z">
              <w:rPr>
                <w:b/>
                <w:bCs/>
              </w:rPr>
            </w:rPrChange>
          </w:rPr>
          <w:delText>Changes to These Terms</w:delText>
        </w:r>
      </w:del>
      <w:ins w:id="1171" w:author="Cherie Markley" w:date="2025-12-16T19:38:00Z" w16du:dateUtc="2025-12-17T01:38:00Z">
        <w:r w:rsidR="005D6E76" w:rsidRPr="00915704">
          <w:rPr>
            <w:b/>
            <w:bCs/>
            <w:sz w:val="22"/>
            <w:szCs w:val="22"/>
            <w:rPrChange w:id="1172" w:author="Cherie Markley" w:date="2025-12-16T20:47:00Z" w16du:dateUtc="2025-12-17T02:47:00Z">
              <w:rPr>
                <w:b/>
                <w:bCs/>
              </w:rPr>
            </w:rPrChange>
          </w:rPr>
          <w:t>Modifications</w:t>
        </w:r>
      </w:ins>
      <w:ins w:id="1173" w:author="Cherie Markley" w:date="2025-12-16T20:31:00Z" w16du:dateUtc="2025-12-17T02:31:00Z">
        <w:r w:rsidR="004C4EFC" w:rsidRPr="00915704">
          <w:rPr>
            <w:b/>
            <w:bCs/>
            <w:sz w:val="22"/>
            <w:szCs w:val="22"/>
            <w:rPrChange w:id="1174" w:author="Cherie Markley" w:date="2025-12-16T20:47:00Z" w16du:dateUtc="2025-12-17T02:47:00Z">
              <w:rPr>
                <w:b/>
                <w:bCs/>
              </w:rPr>
            </w:rPrChange>
          </w:rPr>
          <w:t xml:space="preserve">. </w:t>
        </w:r>
      </w:ins>
    </w:p>
    <w:p w14:paraId="1786CB1D" w14:textId="6CBAD316" w:rsidR="00B032CF" w:rsidRPr="00915704" w:rsidRDefault="004C7F74">
      <w:pPr>
        <w:pStyle w:val="ListParagraph"/>
        <w:numPr>
          <w:ilvl w:val="0"/>
          <w:numId w:val="6"/>
        </w:numPr>
        <w:rPr>
          <w:ins w:id="1175" w:author="Cherie Markley" w:date="2025-12-16T19:43:00Z" w16du:dateUtc="2025-12-17T01:43:00Z"/>
          <w:sz w:val="22"/>
          <w:szCs w:val="22"/>
          <w:rPrChange w:id="1176" w:author="Cherie Markley" w:date="2025-12-16T20:47:00Z" w16du:dateUtc="2025-12-17T02:47:00Z">
            <w:rPr>
              <w:ins w:id="1177" w:author="Cherie Markley" w:date="2025-12-16T19:43:00Z" w16du:dateUtc="2025-12-17T01:43:00Z"/>
            </w:rPr>
          </w:rPrChange>
        </w:rPr>
        <w:pPrChange w:id="1178" w:author="Cherie Markley" w:date="2025-12-18T16:45:00Z" w16du:dateUtc="2025-12-18T22:45:00Z">
          <w:pPr>
            <w:spacing w:after="0"/>
          </w:pPr>
        </w:pPrChange>
      </w:pPr>
      <w:del w:id="1179" w:author="Cherie Markley" w:date="2025-12-16T19:35:00Z" w16du:dateUtc="2025-12-17T01:35:00Z">
        <w:r w:rsidRPr="00915704" w:rsidDel="005D6E76">
          <w:rPr>
            <w:sz w:val="22"/>
            <w:szCs w:val="22"/>
            <w:rPrChange w:id="1180" w:author="Cherie Markley" w:date="2025-12-16T20:47:00Z" w16du:dateUtc="2025-12-17T02:47:00Z">
              <w:rPr/>
            </w:rPrChange>
          </w:rPr>
          <w:delText xml:space="preserve">We </w:delText>
        </w:r>
      </w:del>
      <w:del w:id="1181" w:author="Cherie Markley" w:date="2025-12-16T16:30:00Z" w16du:dateUtc="2025-12-16T22:30:00Z">
        <w:r w:rsidRPr="00915704" w:rsidDel="00CB1556">
          <w:rPr>
            <w:sz w:val="22"/>
            <w:szCs w:val="22"/>
            <w:rPrChange w:id="1182" w:author="Cherie Markley" w:date="2025-12-16T20:47:00Z" w16du:dateUtc="2025-12-17T02:47:00Z">
              <w:rPr/>
            </w:rPrChange>
          </w:rPr>
          <w:delText xml:space="preserve">may </w:delText>
        </w:r>
      </w:del>
      <w:del w:id="1183" w:author="Cherie Markley" w:date="2025-12-16T19:35:00Z" w16du:dateUtc="2025-12-17T01:35:00Z">
        <w:r w:rsidRPr="00915704" w:rsidDel="005D6E76">
          <w:rPr>
            <w:sz w:val="22"/>
            <w:szCs w:val="22"/>
            <w:rPrChange w:id="1184" w:author="Cherie Markley" w:date="2025-12-16T20:47:00Z" w16du:dateUtc="2025-12-17T02:47:00Z">
              <w:rPr/>
            </w:rPrChange>
          </w:rPr>
          <w:delText xml:space="preserve">update these Terms occasionally. When we make important changes, </w:delText>
        </w:r>
      </w:del>
      <w:del w:id="1185" w:author="Cherie Markley" w:date="2025-12-16T16:30:00Z" w16du:dateUtc="2025-12-16T22:30:00Z">
        <w:r w:rsidRPr="00915704" w:rsidDel="00CB1556">
          <w:rPr>
            <w:sz w:val="22"/>
            <w:szCs w:val="22"/>
            <w:rPrChange w:id="1186" w:author="Cherie Markley" w:date="2025-12-16T20:47:00Z" w16du:dateUtc="2025-12-17T02:47:00Z">
              <w:rPr/>
            </w:rPrChange>
          </w:rPr>
          <w:delText xml:space="preserve">we'll </w:delText>
        </w:r>
      </w:del>
      <w:del w:id="1187" w:author="Cherie Markley" w:date="2025-12-16T19:35:00Z" w16du:dateUtc="2025-12-17T01:35:00Z">
        <w:r w:rsidRPr="00915704" w:rsidDel="005D6E76">
          <w:rPr>
            <w:sz w:val="22"/>
            <w:szCs w:val="22"/>
            <w:rPrChange w:id="1188" w:author="Cherie Markley" w:date="2025-12-16T20:47:00Z" w16du:dateUtc="2025-12-17T02:47:00Z">
              <w:rPr/>
            </w:rPrChange>
          </w:rPr>
          <w:delText>notify you through the App or by email. Continuing to use SpeakEQ after changes means you accept the new Terms.</w:delText>
        </w:r>
      </w:del>
      <w:ins w:id="1189" w:author="Cherie Markley" w:date="2025-12-18T16:45:00Z" w16du:dateUtc="2025-12-18T22:45:00Z">
        <w:r w:rsidR="000333B9">
          <w:rPr>
            <w:sz w:val="22"/>
            <w:szCs w:val="22"/>
          </w:rPr>
          <w:t>SpeakEQ</w:t>
        </w:r>
      </w:ins>
      <w:ins w:id="1190" w:author="Cherie Markley" w:date="2025-12-16T19:55:00Z" w16du:dateUtc="2025-12-17T01:55:00Z">
        <w:r w:rsidR="003121E3" w:rsidRPr="00915704">
          <w:rPr>
            <w:sz w:val="22"/>
            <w:szCs w:val="22"/>
            <w:rPrChange w:id="1191" w:author="Cherie Markley" w:date="2025-12-16T20:47:00Z" w16du:dateUtc="2025-12-17T02:47:00Z">
              <w:rPr/>
            </w:rPrChange>
          </w:rPr>
          <w:t xml:space="preserve"> </w:t>
        </w:r>
      </w:ins>
      <w:ins w:id="1192" w:author="Cherie Markley" w:date="2025-12-16T19:35:00Z" w16du:dateUtc="2025-12-17T01:35:00Z">
        <w:r w:rsidR="005D6E76" w:rsidRPr="00915704">
          <w:rPr>
            <w:sz w:val="22"/>
            <w:szCs w:val="22"/>
            <w:rPrChange w:id="1193" w:author="Cherie Markley" w:date="2025-12-16T20:47:00Z" w16du:dateUtc="2025-12-17T02:47:00Z">
              <w:rPr/>
            </w:rPrChange>
          </w:rPr>
          <w:t xml:space="preserve">reserves the right, in its sole discretion, to amend the Terms under which </w:t>
        </w:r>
      </w:ins>
      <w:ins w:id="1194" w:author="Cherie Markley" w:date="2025-12-18T17:12:00Z" w16du:dateUtc="2025-12-18T23:12:00Z">
        <w:r w:rsidR="00AF5C52">
          <w:rPr>
            <w:sz w:val="22"/>
            <w:szCs w:val="22"/>
          </w:rPr>
          <w:t>SpeakEQ</w:t>
        </w:r>
      </w:ins>
      <w:ins w:id="1195" w:author="Cherie Markley" w:date="2025-12-16T19:35:00Z" w16du:dateUtc="2025-12-17T01:35:00Z">
        <w:r w:rsidR="005D6E76" w:rsidRPr="00915704">
          <w:rPr>
            <w:sz w:val="22"/>
            <w:szCs w:val="22"/>
            <w:rPrChange w:id="1196" w:author="Cherie Markley" w:date="2025-12-16T20:47:00Z" w16du:dateUtc="2025-12-17T02:47:00Z">
              <w:rPr/>
            </w:rPrChange>
          </w:rPr>
          <w:t xml:space="preserve"> is offered in order to </w:t>
        </w:r>
      </w:ins>
      <w:ins w:id="1197" w:author="Cherie Markley" w:date="2025-12-16T19:36:00Z" w16du:dateUtc="2025-12-17T01:36:00Z">
        <w:r w:rsidR="005D6E76" w:rsidRPr="00915704">
          <w:rPr>
            <w:sz w:val="22"/>
            <w:szCs w:val="22"/>
            <w:rPrChange w:id="1198" w:author="Cherie Markley" w:date="2025-12-16T20:47:00Z" w16du:dateUtc="2025-12-17T02:47:00Z">
              <w:rPr/>
            </w:rPrChange>
          </w:rPr>
          <w:t xml:space="preserve">maintain compliance with the law and to reflect any changes in the data collection process. If the Terms are amended, </w:t>
        </w:r>
      </w:ins>
      <w:ins w:id="1199" w:author="Cherie Markley" w:date="2025-12-16T19:37:00Z" w16du:dateUtc="2025-12-17T01:37:00Z">
        <w:r w:rsidR="005D6E76" w:rsidRPr="00915704">
          <w:rPr>
            <w:sz w:val="22"/>
            <w:szCs w:val="22"/>
            <w:rPrChange w:id="1200" w:author="Cherie Markley" w:date="2025-12-16T20:47:00Z" w16du:dateUtc="2025-12-17T02:47:00Z">
              <w:rPr/>
            </w:rPrChange>
          </w:rPr>
          <w:t xml:space="preserve">the effective date will be updated. </w:t>
        </w:r>
      </w:ins>
      <w:ins w:id="1201" w:author="Cherie Markley" w:date="2025-12-18T16:45:00Z" w16du:dateUtc="2025-12-18T22:45:00Z">
        <w:r w:rsidR="000333B9">
          <w:rPr>
            <w:sz w:val="22"/>
            <w:szCs w:val="22"/>
          </w:rPr>
          <w:t>SpeakEQ</w:t>
        </w:r>
      </w:ins>
      <w:ins w:id="1202" w:author="Cherie Markley" w:date="2025-12-16T19:37:00Z" w16du:dateUtc="2025-12-17T01:37:00Z">
        <w:r w:rsidR="005D6E76" w:rsidRPr="00915704">
          <w:rPr>
            <w:sz w:val="22"/>
            <w:szCs w:val="22"/>
            <w:rPrChange w:id="1203" w:author="Cherie Markley" w:date="2025-12-16T20:47:00Z" w16du:dateUtc="2025-12-17T02:47:00Z">
              <w:rPr/>
            </w:rPrChange>
          </w:rPr>
          <w:t xml:space="preserve"> encourages the User to periodically review the Terms to stay informed of any updates. If necessary, </w:t>
        </w:r>
      </w:ins>
      <w:ins w:id="1204" w:author="Cherie Markley" w:date="2025-12-18T16:45:00Z" w16du:dateUtc="2025-12-18T22:45:00Z">
        <w:r w:rsidR="00DB425F">
          <w:rPr>
            <w:sz w:val="22"/>
            <w:szCs w:val="22"/>
          </w:rPr>
          <w:t>SpeakEQ</w:t>
        </w:r>
      </w:ins>
      <w:ins w:id="1205" w:author="Cherie Markley" w:date="2025-12-16T19:37:00Z" w16du:dateUtc="2025-12-17T01:37:00Z">
        <w:r w:rsidR="005D6E76" w:rsidRPr="00915704">
          <w:rPr>
            <w:sz w:val="22"/>
            <w:szCs w:val="22"/>
            <w:rPrChange w:id="1206" w:author="Cherie Markley" w:date="2025-12-16T20:47:00Z" w16du:dateUtc="2025-12-17T02:47:00Z">
              <w:rPr/>
            </w:rPrChange>
          </w:rPr>
          <w:t xml:space="preserve"> may notify Users via email of ch</w:t>
        </w:r>
      </w:ins>
      <w:ins w:id="1207" w:author="Cherie Markley" w:date="2025-12-16T19:38:00Z" w16du:dateUtc="2025-12-17T01:38:00Z">
        <w:r w:rsidR="005D6E76" w:rsidRPr="00915704">
          <w:rPr>
            <w:sz w:val="22"/>
            <w:szCs w:val="22"/>
            <w:rPrChange w:id="1208" w:author="Cherie Markley" w:date="2025-12-16T20:47:00Z" w16du:dateUtc="2025-12-17T02:47:00Z">
              <w:rPr/>
            </w:rPrChange>
          </w:rPr>
          <w:t>anges to these Terms.</w:t>
        </w:r>
      </w:ins>
    </w:p>
    <w:p w14:paraId="4B9F476C" w14:textId="11A2398F" w:rsidR="004C7F74" w:rsidRPr="00915704" w:rsidRDefault="005D6E76" w:rsidP="004C7F74">
      <w:pPr>
        <w:spacing w:after="0"/>
        <w:rPr>
          <w:sz w:val="22"/>
          <w:szCs w:val="22"/>
        </w:rPr>
      </w:pPr>
      <w:ins w:id="1209" w:author="Cherie Markley" w:date="2025-12-16T19:38:00Z" w16du:dateUtc="2025-12-17T01:38:00Z">
        <w:r w:rsidRPr="00915704">
          <w:rPr>
            <w:sz w:val="22"/>
            <w:szCs w:val="22"/>
          </w:rPr>
          <w:t xml:space="preserve"> </w:t>
        </w:r>
      </w:ins>
    </w:p>
    <w:p w14:paraId="3883E90E" w14:textId="76E57FD1" w:rsidR="004C7F74" w:rsidRPr="00915704" w:rsidDel="00B032CF" w:rsidRDefault="004C7F74">
      <w:pPr>
        <w:pStyle w:val="ListParagraph"/>
        <w:numPr>
          <w:ilvl w:val="0"/>
          <w:numId w:val="6"/>
        </w:numPr>
        <w:rPr>
          <w:del w:id="1210" w:author="Cherie Markley" w:date="2025-12-16T19:42:00Z" w16du:dateUtc="2025-12-17T01:42:00Z"/>
          <w:b/>
          <w:bCs/>
          <w:sz w:val="22"/>
          <w:szCs w:val="22"/>
          <w:rPrChange w:id="1211" w:author="Cherie Markley" w:date="2025-12-16T20:47:00Z" w16du:dateUtc="2025-12-17T02:47:00Z">
            <w:rPr>
              <w:del w:id="1212" w:author="Cherie Markley" w:date="2025-12-16T19:42:00Z" w16du:dateUtc="2025-12-17T01:42:00Z"/>
            </w:rPr>
          </w:rPrChange>
        </w:rPr>
        <w:pPrChange w:id="1213" w:author="Cherie Markley" w:date="2025-12-16T20:30:00Z" w16du:dateUtc="2025-12-17T02:30:00Z">
          <w:pPr>
            <w:spacing w:after="0"/>
          </w:pPr>
        </w:pPrChange>
      </w:pPr>
      <w:del w:id="1214" w:author="Cherie Markley" w:date="2025-12-16T19:42:00Z" w16du:dateUtc="2025-12-17T01:42:00Z">
        <w:r w:rsidRPr="00915704" w:rsidDel="00B032CF">
          <w:rPr>
            <w:b/>
            <w:bCs/>
            <w:sz w:val="22"/>
            <w:szCs w:val="22"/>
            <w:rPrChange w:id="1215" w:author="Cherie Markley" w:date="2025-12-16T20:47:00Z" w16du:dateUtc="2025-12-17T02:47:00Z">
              <w:rPr/>
            </w:rPrChange>
          </w:rPr>
          <w:delText>13. Other Important Information</w:delText>
        </w:r>
      </w:del>
    </w:p>
    <w:p w14:paraId="37908A5D" w14:textId="66F8AE10" w:rsidR="004C7F74" w:rsidRPr="00915704" w:rsidRDefault="004C7F74">
      <w:pPr>
        <w:pStyle w:val="ListParagraph"/>
        <w:numPr>
          <w:ilvl w:val="0"/>
          <w:numId w:val="6"/>
        </w:numPr>
        <w:rPr>
          <w:sz w:val="22"/>
          <w:szCs w:val="22"/>
          <w:rPrChange w:id="1216" w:author="Cherie Markley" w:date="2025-12-16T20:47:00Z" w16du:dateUtc="2025-12-17T02:47:00Z">
            <w:rPr/>
          </w:rPrChange>
        </w:rPr>
        <w:pPrChange w:id="1217" w:author="Cherie Markley" w:date="2025-12-16T20:31:00Z" w16du:dateUtc="2025-12-17T02:31:00Z">
          <w:pPr>
            <w:spacing w:after="0"/>
          </w:pPr>
        </w:pPrChange>
      </w:pPr>
      <w:r w:rsidRPr="00915704">
        <w:rPr>
          <w:b/>
          <w:bCs/>
          <w:sz w:val="22"/>
          <w:szCs w:val="22"/>
          <w:rPrChange w:id="1218" w:author="Cherie Markley" w:date="2025-12-16T20:47:00Z" w16du:dateUtc="2025-12-17T02:47:00Z">
            <w:rPr/>
          </w:rPrChange>
        </w:rPr>
        <w:t>Complete Agreement</w:t>
      </w:r>
      <w:ins w:id="1219" w:author="Cherie Markley" w:date="2025-12-16T20:31:00Z" w16du:dateUtc="2025-12-17T02:31:00Z">
        <w:r w:rsidR="004C4EFC" w:rsidRPr="00915704">
          <w:rPr>
            <w:b/>
            <w:bCs/>
            <w:sz w:val="22"/>
            <w:szCs w:val="22"/>
          </w:rPr>
          <w:t xml:space="preserve">. </w:t>
        </w:r>
      </w:ins>
      <w:del w:id="1220" w:author="Cherie Markley" w:date="2025-12-16T20:31:00Z" w16du:dateUtc="2025-12-17T02:31:00Z">
        <w:r w:rsidRPr="00915704" w:rsidDel="004C4EFC">
          <w:rPr>
            <w:sz w:val="22"/>
            <w:szCs w:val="22"/>
            <w:rPrChange w:id="1221" w:author="Cherie Markley" w:date="2025-12-16T20:47:00Z" w16du:dateUtc="2025-12-17T02:47:00Z">
              <w:rPr/>
            </w:rPrChange>
          </w:rPr>
          <w:br/>
        </w:r>
      </w:del>
      <w:ins w:id="1222" w:author="Cherie Markley" w:date="2025-12-16T19:41:00Z" w16du:dateUtc="2025-12-17T01:41:00Z">
        <w:r w:rsidR="00B032CF" w:rsidRPr="00915704">
          <w:rPr>
            <w:sz w:val="22"/>
            <w:szCs w:val="22"/>
            <w:rPrChange w:id="1223" w:author="Cherie Markley" w:date="2025-12-16T20:47:00Z" w16du:dateUtc="2025-12-17T02:47:00Z">
              <w:rPr/>
            </w:rPrChange>
          </w:rPr>
          <w:t>Unless otherwise specified herein</w:t>
        </w:r>
      </w:ins>
      <w:ins w:id="1224" w:author="Cherie Markley" w:date="2025-12-16T19:42:00Z" w16du:dateUtc="2025-12-17T01:42:00Z">
        <w:r w:rsidR="00B032CF" w:rsidRPr="00915704">
          <w:rPr>
            <w:sz w:val="22"/>
            <w:szCs w:val="22"/>
            <w:rPrChange w:id="1225" w:author="Cherie Markley" w:date="2025-12-16T20:47:00Z" w16du:dateUtc="2025-12-17T02:47:00Z">
              <w:rPr/>
            </w:rPrChange>
          </w:rPr>
          <w:t>,</w:t>
        </w:r>
      </w:ins>
      <w:ins w:id="1226" w:author="Cherie Markley" w:date="2025-12-16T19:41:00Z" w16du:dateUtc="2025-12-17T01:41:00Z">
        <w:r w:rsidR="00B032CF" w:rsidRPr="00915704">
          <w:rPr>
            <w:sz w:val="22"/>
            <w:szCs w:val="22"/>
            <w:rPrChange w:id="1227" w:author="Cherie Markley" w:date="2025-12-16T20:47:00Z" w16du:dateUtc="2025-12-17T02:47:00Z">
              <w:rPr/>
            </w:rPrChange>
          </w:rPr>
          <w:t xml:space="preserve"> </w:t>
        </w:r>
      </w:ins>
      <w:ins w:id="1228" w:author="Cherie Markley" w:date="2025-12-16T19:42:00Z" w16du:dateUtc="2025-12-17T01:42:00Z">
        <w:r w:rsidR="00B032CF" w:rsidRPr="00915704">
          <w:rPr>
            <w:sz w:val="22"/>
            <w:szCs w:val="22"/>
            <w:rPrChange w:id="1229" w:author="Cherie Markley" w:date="2025-12-16T20:47:00Z" w16du:dateUtc="2025-12-17T02:47:00Z">
              <w:rPr/>
            </w:rPrChange>
          </w:rPr>
          <w:t>t</w:t>
        </w:r>
      </w:ins>
      <w:del w:id="1230" w:author="Cherie Markley" w:date="2025-12-16T19:42:00Z" w16du:dateUtc="2025-12-17T01:42:00Z">
        <w:r w:rsidRPr="00915704" w:rsidDel="00B032CF">
          <w:rPr>
            <w:sz w:val="22"/>
            <w:szCs w:val="22"/>
            <w:rPrChange w:id="1231" w:author="Cherie Markley" w:date="2025-12-16T20:47:00Z" w16du:dateUtc="2025-12-17T02:47:00Z">
              <w:rPr/>
            </w:rPrChange>
          </w:rPr>
          <w:delText>T</w:delText>
        </w:r>
      </w:del>
      <w:r w:rsidRPr="00915704">
        <w:rPr>
          <w:sz w:val="22"/>
          <w:szCs w:val="22"/>
          <w:rPrChange w:id="1232" w:author="Cherie Markley" w:date="2025-12-16T20:47:00Z" w16du:dateUtc="2025-12-17T02:47:00Z">
            <w:rPr/>
          </w:rPrChange>
        </w:rPr>
        <w:t xml:space="preserve">hese Terms and </w:t>
      </w:r>
      <w:del w:id="1233" w:author="Cherie Markley" w:date="2025-12-16T19:42:00Z" w16du:dateUtc="2025-12-17T01:42:00Z">
        <w:r w:rsidRPr="00915704" w:rsidDel="00B032CF">
          <w:rPr>
            <w:sz w:val="22"/>
            <w:szCs w:val="22"/>
            <w:rPrChange w:id="1234" w:author="Cherie Markley" w:date="2025-12-16T20:47:00Z" w16du:dateUtc="2025-12-17T02:47:00Z">
              <w:rPr/>
            </w:rPrChange>
          </w:rPr>
          <w:delText xml:space="preserve">our </w:delText>
        </w:r>
      </w:del>
      <w:ins w:id="1235" w:author="Cherie Markley" w:date="2025-12-16T19:42:00Z" w16du:dateUtc="2025-12-17T01:42:00Z">
        <w:r w:rsidR="00B032CF" w:rsidRPr="00915704">
          <w:rPr>
            <w:sz w:val="22"/>
            <w:szCs w:val="22"/>
            <w:rPrChange w:id="1236" w:author="Cherie Markley" w:date="2025-12-16T20:47:00Z" w16du:dateUtc="2025-12-17T02:47:00Z">
              <w:rPr/>
            </w:rPrChange>
          </w:rPr>
          <w:t xml:space="preserve">the </w:t>
        </w:r>
      </w:ins>
      <w:r w:rsidRPr="00915704">
        <w:rPr>
          <w:sz w:val="22"/>
          <w:szCs w:val="22"/>
          <w:rPrChange w:id="1237" w:author="Cherie Markley" w:date="2025-12-16T20:47:00Z" w16du:dateUtc="2025-12-17T02:47:00Z">
            <w:rPr/>
          </w:rPrChange>
        </w:rPr>
        <w:t xml:space="preserve">Privacy Policy make up the complete agreement between </w:t>
      </w:r>
      <w:del w:id="1238" w:author="Cherie Markley" w:date="2025-12-16T19:34:00Z" w16du:dateUtc="2025-12-17T01:34:00Z">
        <w:r w:rsidRPr="00915704" w:rsidDel="005D6E76">
          <w:rPr>
            <w:sz w:val="22"/>
            <w:szCs w:val="22"/>
            <w:rPrChange w:id="1239" w:author="Cherie Markley" w:date="2025-12-16T20:47:00Z" w16du:dateUtc="2025-12-17T02:47:00Z">
              <w:rPr/>
            </w:rPrChange>
          </w:rPr>
          <w:delText xml:space="preserve">you </w:delText>
        </w:r>
      </w:del>
      <w:ins w:id="1240" w:author="Cherie Markley" w:date="2025-12-16T19:34:00Z" w16du:dateUtc="2025-12-17T01:34:00Z">
        <w:r w:rsidR="005D6E76" w:rsidRPr="00915704">
          <w:rPr>
            <w:sz w:val="22"/>
            <w:szCs w:val="22"/>
            <w:rPrChange w:id="1241" w:author="Cherie Markley" w:date="2025-12-16T20:47:00Z" w16du:dateUtc="2025-12-17T02:47:00Z">
              <w:rPr/>
            </w:rPrChange>
          </w:rPr>
          <w:t xml:space="preserve">the User </w:t>
        </w:r>
      </w:ins>
      <w:r w:rsidRPr="00915704">
        <w:rPr>
          <w:sz w:val="22"/>
          <w:szCs w:val="22"/>
          <w:rPrChange w:id="1242" w:author="Cherie Markley" w:date="2025-12-16T20:47:00Z" w16du:dateUtc="2025-12-17T02:47:00Z">
            <w:rPr/>
          </w:rPrChange>
        </w:rPr>
        <w:t xml:space="preserve">and </w:t>
      </w:r>
      <w:del w:id="1243" w:author="Cherie Markley" w:date="2025-12-16T19:55:00Z" w16du:dateUtc="2025-12-17T01:55:00Z">
        <w:r w:rsidRPr="00915704" w:rsidDel="003121E3">
          <w:rPr>
            <w:sz w:val="22"/>
            <w:szCs w:val="22"/>
            <w:rPrChange w:id="1244" w:author="Cherie Markley" w:date="2025-12-16T20:47:00Z" w16du:dateUtc="2025-12-17T02:47:00Z">
              <w:rPr/>
            </w:rPrChange>
          </w:rPr>
          <w:delText>Yellow Sapphire Consulting</w:delText>
        </w:r>
      </w:del>
      <w:ins w:id="1245" w:author="Cherie Markley" w:date="2025-12-18T16:45:00Z" w16du:dateUtc="2025-12-18T22:45:00Z">
        <w:r w:rsidR="00DB425F">
          <w:rPr>
            <w:sz w:val="22"/>
            <w:szCs w:val="22"/>
          </w:rPr>
          <w:t>SpeakEQ</w:t>
        </w:r>
      </w:ins>
      <w:r w:rsidRPr="00915704">
        <w:rPr>
          <w:sz w:val="22"/>
          <w:szCs w:val="22"/>
          <w:rPrChange w:id="1246" w:author="Cherie Markley" w:date="2025-12-16T20:47:00Z" w16du:dateUtc="2025-12-17T02:47:00Z">
            <w:rPr/>
          </w:rPrChange>
        </w:rPr>
        <w:t xml:space="preserve"> </w:t>
      </w:r>
      <w:del w:id="1247" w:author="Cherie Markley" w:date="2025-12-18T16:45:00Z" w16du:dateUtc="2025-12-18T22:45:00Z">
        <w:r w:rsidRPr="00915704" w:rsidDel="00DB425F">
          <w:rPr>
            <w:sz w:val="22"/>
            <w:szCs w:val="22"/>
            <w:rPrChange w:id="1248" w:author="Cherie Markley" w:date="2025-12-16T20:47:00Z" w16du:dateUtc="2025-12-17T02:47:00Z">
              <w:rPr/>
            </w:rPrChange>
          </w:rPr>
          <w:delText xml:space="preserve">regarding </w:delText>
        </w:r>
      </w:del>
      <w:del w:id="1249" w:author="Cherie Markley" w:date="2025-12-16T19:34:00Z" w16du:dateUtc="2025-12-17T01:34:00Z">
        <w:r w:rsidRPr="00915704" w:rsidDel="005D6E76">
          <w:rPr>
            <w:sz w:val="22"/>
            <w:szCs w:val="22"/>
            <w:rPrChange w:id="1250" w:author="Cherie Markley" w:date="2025-12-16T20:47:00Z" w16du:dateUtc="2025-12-17T02:47:00Z">
              <w:rPr/>
            </w:rPrChange>
          </w:rPr>
          <w:delText>SpeakEQ</w:delText>
        </w:r>
      </w:del>
      <w:ins w:id="1251" w:author="Cherie Markley" w:date="2025-12-16T19:42:00Z" w16du:dateUtc="2025-12-17T01:42:00Z">
        <w:r w:rsidR="00B032CF" w:rsidRPr="00915704">
          <w:rPr>
            <w:sz w:val="22"/>
            <w:szCs w:val="22"/>
            <w:rPrChange w:id="1252" w:author="Cherie Markley" w:date="2025-12-16T20:47:00Z" w16du:dateUtc="2025-12-17T02:47:00Z">
              <w:rPr/>
            </w:rPrChange>
          </w:rPr>
          <w:t xml:space="preserve">and supersedes all prior or contemporaneous communications and proposals, whether electronic, oral or written, between the User and </w:t>
        </w:r>
      </w:ins>
      <w:ins w:id="1253" w:author="Cherie Markley" w:date="2025-12-18T16:45:00Z" w16du:dateUtc="2025-12-18T22:45:00Z">
        <w:r w:rsidR="00DB425F">
          <w:rPr>
            <w:sz w:val="22"/>
            <w:szCs w:val="22"/>
          </w:rPr>
          <w:t>SpeakEQ</w:t>
        </w:r>
      </w:ins>
      <w:r w:rsidRPr="00915704">
        <w:rPr>
          <w:sz w:val="22"/>
          <w:szCs w:val="22"/>
          <w:rPrChange w:id="1254" w:author="Cherie Markley" w:date="2025-12-16T20:47:00Z" w16du:dateUtc="2025-12-17T02:47:00Z">
            <w:rPr/>
          </w:rPrChange>
        </w:rPr>
        <w:t>.</w:t>
      </w:r>
    </w:p>
    <w:p w14:paraId="3F18E82E" w14:textId="0211FE3F" w:rsidR="004C7F74" w:rsidRPr="00915704" w:rsidDel="005D6E76" w:rsidRDefault="004C7F74" w:rsidP="004C7F74">
      <w:pPr>
        <w:spacing w:after="0"/>
        <w:rPr>
          <w:del w:id="1255" w:author="Cherie Markley" w:date="2025-12-16T19:34:00Z" w16du:dateUtc="2025-12-17T01:34:00Z"/>
          <w:sz w:val="22"/>
          <w:szCs w:val="22"/>
        </w:rPr>
      </w:pPr>
      <w:del w:id="1256" w:author="Cherie Markley" w:date="2025-12-16T19:34:00Z" w16du:dateUtc="2025-12-17T01:34:00Z">
        <w:r w:rsidRPr="00915704" w:rsidDel="005D6E76">
          <w:rPr>
            <w:b/>
            <w:bCs/>
            <w:sz w:val="22"/>
            <w:szCs w:val="22"/>
          </w:rPr>
          <w:delText>Independent Provisions</w:delText>
        </w:r>
        <w:r w:rsidRPr="00915704" w:rsidDel="005D6E76">
          <w:rPr>
            <w:sz w:val="22"/>
            <w:szCs w:val="22"/>
          </w:rPr>
          <w:br/>
          <w:delText>If any part of these Terms can't be enforced, the rest still applies.</w:delText>
        </w:r>
      </w:del>
    </w:p>
    <w:p w14:paraId="398FF0BF" w14:textId="77FF9042" w:rsidR="004C7F74" w:rsidRPr="00915704" w:rsidDel="005D6E76" w:rsidRDefault="004C7F74" w:rsidP="004C7F74">
      <w:pPr>
        <w:spacing w:after="0"/>
        <w:rPr>
          <w:del w:id="1257" w:author="Cherie Markley" w:date="2025-12-16T19:34:00Z" w16du:dateUtc="2025-12-17T01:34:00Z"/>
          <w:sz w:val="22"/>
          <w:szCs w:val="22"/>
        </w:rPr>
      </w:pPr>
      <w:del w:id="1258" w:author="Cherie Markley" w:date="2025-12-16T19:34:00Z" w16du:dateUtc="2025-12-17T01:34:00Z">
        <w:r w:rsidRPr="00915704" w:rsidDel="005D6E76">
          <w:rPr>
            <w:b/>
            <w:bCs/>
            <w:sz w:val="22"/>
            <w:szCs w:val="22"/>
          </w:rPr>
          <w:delText>No Transfer</w:delText>
        </w:r>
        <w:r w:rsidRPr="00915704" w:rsidDel="005D6E76">
          <w:rPr>
            <w:sz w:val="22"/>
            <w:szCs w:val="22"/>
          </w:rPr>
          <w:br/>
          <w:delText xml:space="preserve">You </w:delText>
        </w:r>
      </w:del>
      <w:del w:id="1259" w:author="Cherie Markley" w:date="2025-12-16T16:29:00Z" w16du:dateUtc="2025-12-16T22:29:00Z">
        <w:r w:rsidRPr="00915704" w:rsidDel="00EE05FD">
          <w:rPr>
            <w:sz w:val="22"/>
            <w:szCs w:val="22"/>
          </w:rPr>
          <w:delText xml:space="preserve">can't </w:delText>
        </w:r>
      </w:del>
      <w:del w:id="1260" w:author="Cherie Markley" w:date="2025-12-16T19:34:00Z" w16du:dateUtc="2025-12-17T01:34:00Z">
        <w:r w:rsidRPr="00915704" w:rsidDel="005D6E76">
          <w:rPr>
            <w:sz w:val="22"/>
            <w:szCs w:val="22"/>
          </w:rPr>
          <w:delText>transfer your rights under these Terms to someone else without our permission.</w:delText>
        </w:r>
      </w:del>
    </w:p>
    <w:p w14:paraId="15D1046D" w14:textId="77777777" w:rsidR="00EE05FD" w:rsidRPr="00915704" w:rsidRDefault="00EE05FD" w:rsidP="004C7F74">
      <w:pPr>
        <w:spacing w:after="0"/>
        <w:rPr>
          <w:ins w:id="1261" w:author="Cherie Markley" w:date="2025-12-16T16:29:00Z" w16du:dateUtc="2025-12-16T22:29:00Z"/>
          <w:b/>
          <w:bCs/>
          <w:sz w:val="22"/>
          <w:szCs w:val="22"/>
        </w:rPr>
      </w:pPr>
    </w:p>
    <w:p w14:paraId="6213A687" w14:textId="03E57BF4" w:rsidR="004C7F74" w:rsidRPr="00915704" w:rsidRDefault="004C7F74" w:rsidP="004C7F74">
      <w:pPr>
        <w:spacing w:after="0"/>
        <w:rPr>
          <w:b/>
          <w:bCs/>
          <w:sz w:val="22"/>
          <w:szCs w:val="22"/>
        </w:rPr>
      </w:pPr>
      <w:del w:id="1262" w:author="Cherie Markley" w:date="2025-12-16T16:29:00Z" w16du:dateUtc="2025-12-16T22:29:00Z">
        <w:r w:rsidRPr="00915704" w:rsidDel="00EE05FD">
          <w:rPr>
            <w:b/>
            <w:bCs/>
            <w:sz w:val="22"/>
            <w:szCs w:val="22"/>
          </w:rPr>
          <w:delText xml:space="preserve">14. </w:delText>
        </w:r>
      </w:del>
      <w:r w:rsidRPr="00915704">
        <w:rPr>
          <w:b/>
          <w:bCs/>
          <w:sz w:val="22"/>
          <w:szCs w:val="22"/>
        </w:rPr>
        <w:t>Contact Us</w:t>
      </w:r>
    </w:p>
    <w:p w14:paraId="26E86C66" w14:textId="77777777" w:rsidR="004C7F74" w:rsidRPr="00915704" w:rsidRDefault="004C7F74" w:rsidP="004C7F74">
      <w:pPr>
        <w:spacing w:after="0"/>
        <w:rPr>
          <w:sz w:val="22"/>
          <w:szCs w:val="22"/>
        </w:rPr>
      </w:pPr>
      <w:r w:rsidRPr="00915704">
        <w:rPr>
          <w:sz w:val="22"/>
          <w:szCs w:val="22"/>
        </w:rPr>
        <w:t>Questions about these Terms? We're here to help:</w:t>
      </w:r>
    </w:p>
    <w:p w14:paraId="3D935959" w14:textId="2E2A6A22" w:rsidR="004C7F74" w:rsidRPr="00915704" w:rsidRDefault="00F739C2" w:rsidP="004C7F74">
      <w:pPr>
        <w:spacing w:after="0"/>
        <w:rPr>
          <w:sz w:val="22"/>
          <w:szCs w:val="22"/>
        </w:rPr>
      </w:pPr>
      <w:ins w:id="1263" w:author="Nirmala Kumar" w:date="2025-12-18T16:48:00Z" w16du:dateUtc="2025-12-19T00:48:00Z">
        <w:del w:id="1264" w:author="Cherie Markley" w:date="2025-12-19T09:38:00Z" w16du:dateUtc="2025-12-19T15:38:00Z">
          <w:r w:rsidDel="006468A1">
            <w:rPr>
              <w:b/>
              <w:bCs/>
              <w:sz w:val="22"/>
              <w:szCs w:val="22"/>
            </w:rPr>
            <w:delText xml:space="preserve"> DBA </w:delText>
          </w:r>
        </w:del>
      </w:ins>
      <w:r w:rsidR="004C7F74" w:rsidRPr="00915704">
        <w:rPr>
          <w:b/>
          <w:bCs/>
          <w:sz w:val="22"/>
          <w:szCs w:val="22"/>
        </w:rPr>
        <w:t>Yellow Sapphire Consulting</w:t>
      </w:r>
      <w:ins w:id="1265" w:author="Cherie Markley" w:date="2025-12-18T17:13:00Z" w16du:dateUtc="2025-12-18T23:13:00Z">
        <w:r w:rsidR="00AF5C52">
          <w:rPr>
            <w:b/>
            <w:bCs/>
            <w:sz w:val="22"/>
            <w:szCs w:val="22"/>
          </w:rPr>
          <w:t>, LLC</w:t>
        </w:r>
      </w:ins>
      <w:ins w:id="1266" w:author="Cherie Markley" w:date="2025-12-19T09:38:00Z" w16du:dateUtc="2025-12-19T15:38:00Z">
        <w:r w:rsidR="006468A1">
          <w:rPr>
            <w:b/>
            <w:bCs/>
            <w:sz w:val="22"/>
            <w:szCs w:val="22"/>
          </w:rPr>
          <w:t xml:space="preserve"> DBA SpeakEQ</w:t>
        </w:r>
      </w:ins>
      <w:r w:rsidR="004C7F74" w:rsidRPr="00915704">
        <w:rPr>
          <w:sz w:val="22"/>
          <w:szCs w:val="22"/>
        </w:rPr>
        <w:br/>
        <w:t xml:space="preserve">Support: </w:t>
      </w:r>
      <w:r w:rsidR="004C7F74" w:rsidRPr="00915704">
        <w:rPr>
          <w:sz w:val="22"/>
          <w:szCs w:val="22"/>
          <w:rPrChange w:id="1267" w:author="Cherie Markley" w:date="2025-12-16T20:47:00Z" w16du:dateUtc="2025-12-17T02:47:00Z">
            <w:rPr/>
          </w:rPrChange>
        </w:rPr>
        <w:fldChar w:fldCharType="begin"/>
      </w:r>
      <w:r w:rsidR="004C7F74" w:rsidRPr="00915704">
        <w:rPr>
          <w:sz w:val="22"/>
          <w:szCs w:val="22"/>
          <w:rPrChange w:id="1268" w:author="Cherie Markley" w:date="2025-12-16T20:47:00Z" w16du:dateUtc="2025-12-17T02:47:00Z">
            <w:rPr/>
          </w:rPrChange>
        </w:rPr>
        <w:instrText>HYPERLINK "mailto:support@speakeq.ai"</w:instrText>
      </w:r>
      <w:r w:rsidR="004C7F74" w:rsidRPr="007C1347">
        <w:rPr>
          <w:sz w:val="22"/>
          <w:szCs w:val="22"/>
        </w:rPr>
      </w:r>
      <w:r w:rsidR="004C7F74" w:rsidRPr="00915704">
        <w:rPr>
          <w:sz w:val="22"/>
          <w:szCs w:val="22"/>
          <w:rPrChange w:id="1269" w:author="Cherie Markley" w:date="2025-12-16T20:47:00Z" w16du:dateUtc="2025-12-17T02:47:00Z">
            <w:rPr/>
          </w:rPrChange>
        </w:rPr>
        <w:fldChar w:fldCharType="separate"/>
      </w:r>
      <w:r w:rsidR="004C7F74" w:rsidRPr="00915704">
        <w:rPr>
          <w:rStyle w:val="Hyperlink"/>
          <w:sz w:val="22"/>
          <w:szCs w:val="22"/>
        </w:rPr>
        <w:t>support@speakeq.ai</w:t>
      </w:r>
      <w:r w:rsidR="004C7F74" w:rsidRPr="00915704">
        <w:rPr>
          <w:sz w:val="22"/>
          <w:szCs w:val="22"/>
          <w:rPrChange w:id="1270" w:author="Cherie Markley" w:date="2025-12-16T20:47:00Z" w16du:dateUtc="2025-12-17T02:47:00Z">
            <w:rPr/>
          </w:rPrChange>
        </w:rPr>
        <w:fldChar w:fldCharType="end"/>
      </w:r>
    </w:p>
    <w:p w14:paraId="58D7926F" w14:textId="4F1799FF" w:rsidR="004C7F74" w:rsidRPr="00915704" w:rsidRDefault="00000000" w:rsidP="004C7F74">
      <w:pPr>
        <w:spacing w:after="0"/>
        <w:rPr>
          <w:sz w:val="22"/>
          <w:szCs w:val="22"/>
        </w:rPr>
      </w:pPr>
      <w:r>
        <w:rPr>
          <w:sz w:val="22"/>
          <w:szCs w:val="22"/>
        </w:rPr>
        <w:pict w14:anchorId="2F798C2C">
          <v:rect id="_x0000_i1025" style="width:0;height:1.5pt" o:hralign="center" o:hrstd="t" o:hr="t" fillcolor="#a0a0a0" stroked="f"/>
        </w:pict>
      </w:r>
    </w:p>
    <w:p w14:paraId="611983C4" w14:textId="577BA433" w:rsidR="004C7F74" w:rsidRPr="00915704" w:rsidRDefault="004C7F74" w:rsidP="004C7F74">
      <w:pPr>
        <w:spacing w:after="0"/>
        <w:rPr>
          <w:sz w:val="22"/>
          <w:szCs w:val="22"/>
        </w:rPr>
      </w:pPr>
      <w:r w:rsidRPr="00915704">
        <w:rPr>
          <w:noProof/>
          <w:sz w:val="22"/>
          <w:szCs w:val="22"/>
        </w:rPr>
        <mc:AlternateContent>
          <mc:Choice Requires="wps">
            <w:drawing>
              <wp:anchor distT="0" distB="0" distL="114300" distR="114300" simplePos="0" relativeHeight="251659264" behindDoc="0" locked="0" layoutInCell="1" allowOverlap="1" wp14:anchorId="42F0E5F9" wp14:editId="58532CB2">
                <wp:simplePos x="0" y="0"/>
                <wp:positionH relativeFrom="column">
                  <wp:posOffset>9525</wp:posOffset>
                </wp:positionH>
                <wp:positionV relativeFrom="paragraph">
                  <wp:posOffset>34925</wp:posOffset>
                </wp:positionV>
                <wp:extent cx="95250" cy="104775"/>
                <wp:effectExtent l="0" t="0" r="19050" b="28575"/>
                <wp:wrapNone/>
                <wp:docPr id="1445636097" name="Rectangle 1"/>
                <wp:cNvGraphicFramePr/>
                <a:graphic xmlns:a="http://schemas.openxmlformats.org/drawingml/2006/main">
                  <a:graphicData uri="http://schemas.microsoft.com/office/word/2010/wordprocessingShape">
                    <wps:wsp>
                      <wps:cNvSpPr/>
                      <wps:spPr>
                        <a:xfrm>
                          <a:off x="0" y="0"/>
                          <a:ext cx="95250" cy="1047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ED0EA9" id="Rectangle 1" o:spid="_x0000_s1026" style="position:absolute;margin-left:.75pt;margin-top:2.75pt;width:7.5pt;height: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" filled="f" strokecolor="black [3213]" strokeweight="1pt"/>
            </w:pict>
          </mc:Fallback>
        </mc:AlternateContent>
      </w:r>
      <w:r w:rsidRPr="00915704">
        <w:rPr>
          <w:sz w:val="22"/>
          <w:szCs w:val="22"/>
        </w:rPr>
        <w:t xml:space="preserve">     By using SpeakEQ, you confirm that you've read and agree to these Terms &amp; Conditions. Thanks for choosing SpeakEQ to improve your communication skills!</w:t>
      </w:r>
    </w:p>
    <w:p w14:paraId="7D8049F1" w14:textId="77777777" w:rsidR="00F1089F" w:rsidRPr="00915704" w:rsidRDefault="00F1089F" w:rsidP="004C7F74">
      <w:pPr>
        <w:spacing w:after="0"/>
        <w:rPr>
          <w:ins w:id="1271" w:author="Cherie Markley" w:date="2025-12-16T19:02:00Z" w16du:dateUtc="2025-12-17T01:02:00Z"/>
          <w:sz w:val="22"/>
          <w:szCs w:val="22"/>
        </w:rPr>
      </w:pPr>
    </w:p>
    <w:p w14:paraId="2A6A9EAB" w14:textId="029A4186" w:rsidR="006C5C3D" w:rsidRPr="00915704" w:rsidRDefault="006C5C3D" w:rsidP="006C5C3D">
      <w:pPr>
        <w:spacing w:after="0"/>
        <w:rPr>
          <w:ins w:id="1272" w:author="Cherie Markley" w:date="2025-12-16T19:02:00Z" w16du:dateUtc="2025-12-17T01:02:00Z"/>
          <w:sz w:val="22"/>
          <w:szCs w:val="22"/>
        </w:rPr>
      </w:pPr>
      <w:ins w:id="1273" w:author="Cherie Markley" w:date="2025-12-16T19:02:00Z" w16du:dateUtc="2025-12-17T01:02:00Z">
        <w:r w:rsidRPr="00915704">
          <w:rPr>
            <w:b/>
            <w:bCs/>
            <w:sz w:val="22"/>
            <w:szCs w:val="22"/>
          </w:rPr>
          <w:t>Last Updated: December 1</w:t>
        </w:r>
      </w:ins>
      <w:ins w:id="1274" w:author="Cherie Markley" w:date="2025-12-18T17:13:00Z" w16du:dateUtc="2025-12-18T23:13:00Z">
        <w:r w:rsidR="00AF5C52">
          <w:rPr>
            <w:b/>
            <w:bCs/>
            <w:sz w:val="22"/>
            <w:szCs w:val="22"/>
          </w:rPr>
          <w:t>8</w:t>
        </w:r>
      </w:ins>
      <w:ins w:id="1275" w:author="Cherie Markley" w:date="2025-12-16T19:02:00Z" w16du:dateUtc="2025-12-17T01:02:00Z">
        <w:r w:rsidRPr="00915704">
          <w:rPr>
            <w:b/>
            <w:bCs/>
            <w:sz w:val="22"/>
            <w:szCs w:val="22"/>
          </w:rPr>
          <w:t>, 2025</w:t>
        </w:r>
      </w:ins>
    </w:p>
    <w:p w14:paraId="07F86B04" w14:textId="77777777" w:rsidR="006C5C3D" w:rsidRPr="00915704" w:rsidRDefault="006C5C3D" w:rsidP="004C7F74">
      <w:pPr>
        <w:spacing w:after="0"/>
        <w:rPr>
          <w:sz w:val="22"/>
          <w:szCs w:val="22"/>
        </w:rPr>
      </w:pPr>
    </w:p>
    <w:sectPr w:rsidR="006C5C3D" w:rsidRPr="00915704" w:rsidSect="004C7F74">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5" w:author="Nirmala Kumar" w:date="2025-12-18T16:20:00Z" w:initials="NK">
    <w:p w14:paraId="6E45BD50" w14:textId="77777777" w:rsidR="00F63EE7" w:rsidRDefault="00F63EE7" w:rsidP="00F63EE7">
      <w:pPr>
        <w:pStyle w:val="CommentText"/>
      </w:pPr>
      <w:r>
        <w:rPr>
          <w:rStyle w:val="CommentReference"/>
        </w:rPr>
        <w:annotationRef/>
      </w:r>
      <w:r>
        <w:t>expressions</w:t>
      </w:r>
    </w:p>
  </w:comment>
  <w:comment w:id="92" w:author="Nirmala Kumar" w:date="2025-12-18T16:21:00Z" w:initials="NK">
    <w:p w14:paraId="6E5C4E1D" w14:textId="77777777" w:rsidR="00F63EE7" w:rsidRDefault="00F63EE7" w:rsidP="00F63EE7">
      <w:pPr>
        <w:pStyle w:val="CommentText"/>
      </w:pPr>
      <w:r>
        <w:rPr>
          <w:rStyle w:val="CommentReference"/>
        </w:rPr>
        <w:annotationRef/>
      </w:r>
      <w:r>
        <w:t xml:space="preserve">Expression and communication </w:t>
      </w:r>
    </w:p>
  </w:comment>
  <w:comment w:id="521" w:author="Nirmala Kumar" w:date="2025-12-18T16:28:00Z" w:initials="NK">
    <w:p w14:paraId="2C713147" w14:textId="77777777" w:rsidR="00F63EE7" w:rsidRDefault="00F63EE7" w:rsidP="00F63EE7">
      <w:pPr>
        <w:pStyle w:val="CommentText"/>
      </w:pPr>
      <w:r>
        <w:rPr>
          <w:rStyle w:val="CommentReference"/>
        </w:rPr>
        <w:annotationRef/>
      </w:r>
      <w:r>
        <w:t>The purchased minutes are fully consumed</w:t>
      </w:r>
    </w:p>
  </w:comment>
  <w:comment w:id="746" w:author="Nirmala Kumar" w:date="2025-12-18T16:22:00Z" w:initials="NK">
    <w:p w14:paraId="40748308" w14:textId="11DC0AC4" w:rsidR="00F63EE7" w:rsidRDefault="00F63EE7" w:rsidP="00F63EE7">
      <w:pPr>
        <w:pStyle w:val="CommentText"/>
      </w:pPr>
      <w:r>
        <w:rPr>
          <w:rStyle w:val="CommentReference"/>
        </w:rPr>
        <w:annotationRef/>
      </w:r>
      <w:r>
        <w:t>expression</w:t>
      </w:r>
    </w:p>
  </w:comment>
  <w:comment w:id="819" w:author="Nirmala Kumar" w:date="2025-12-18T16:37:00Z" w:initials="NK">
    <w:p w14:paraId="17F946A2" w14:textId="77777777" w:rsidR="00BB7AF3" w:rsidRDefault="00BB7AF3" w:rsidP="00BB7AF3">
      <w:pPr>
        <w:pStyle w:val="CommentText"/>
      </w:pPr>
      <w:r>
        <w:rPr>
          <w:rStyle w:val="CommentReference"/>
        </w:rPr>
        <w:annotationRef/>
      </w:r>
      <w:r>
        <w:t>SpeakEQ</w:t>
      </w:r>
    </w:p>
  </w:comment>
  <w:comment w:id="838" w:author="Nirmala Kumar" w:date="2025-12-18T16:38:00Z" w:initials="NK">
    <w:p w14:paraId="34DBC9EC" w14:textId="77777777" w:rsidR="00BB7AF3" w:rsidRDefault="00BB7AF3" w:rsidP="00BB7AF3">
      <w:pPr>
        <w:pStyle w:val="CommentText"/>
      </w:pPr>
      <w:r>
        <w:rPr>
          <w:rStyle w:val="CommentReference"/>
        </w:rPr>
        <w:annotationRef/>
      </w:r>
      <w:r>
        <w:t>SpeakEQ</w:t>
      </w:r>
    </w:p>
  </w:comment>
  <w:comment w:id="876" w:author="Nirmala Kumar" w:date="2025-12-18T16:42:00Z" w:initials="NK">
    <w:p w14:paraId="7338B8F6" w14:textId="77777777" w:rsidR="00F739C2" w:rsidRDefault="00F739C2" w:rsidP="00F739C2">
      <w:pPr>
        <w:pStyle w:val="CommentText"/>
      </w:pPr>
      <w:r>
        <w:rPr>
          <w:rStyle w:val="CommentReference"/>
        </w:rPr>
        <w:annotationRef/>
      </w:r>
      <w:r>
        <w:t>Can we soften this a little to make ir encouraging? How does this sound? “Your satisfaction is our priority. If you find that SpeakEQ or these terms no longer serve your needs, you are free to discontinue your use at any time.”  Can something like to incorporated also? “We value your presence in our community and encourage you to share your thoughts with our team before you go—we are always listening.”</w:t>
      </w:r>
    </w:p>
  </w:comment>
  <w:comment w:id="877" w:author="Cherie Markley" w:date="2025-12-19T09:26:00Z" w:initials="CM">
    <w:p w14:paraId="3263B02B" w14:textId="77777777" w:rsidR="00A8548C" w:rsidRDefault="00A8548C" w:rsidP="00A8548C">
      <w:pPr>
        <w:pStyle w:val="CommentText"/>
      </w:pPr>
      <w:r>
        <w:rPr>
          <w:rStyle w:val="CommentReference"/>
        </w:rPr>
        <w:annotationRef/>
      </w:r>
      <w:r>
        <w:t>I can add what you wrote above to the “Cancellation” section, but this needs to remain pretty much the same. It is clarifying that they cannot seek damages.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45BD50" w15:done="1"/>
  <w15:commentEx w15:paraId="6E5C4E1D" w15:done="1"/>
  <w15:commentEx w15:paraId="2C713147" w15:done="1"/>
  <w15:commentEx w15:paraId="40748308" w15:done="1"/>
  <w15:commentEx w15:paraId="17F946A2" w15:done="1"/>
  <w15:commentEx w15:paraId="34DBC9EC" w15:done="1"/>
  <w15:commentEx w15:paraId="7338B8F6" w15:done="0"/>
  <w15:commentEx w15:paraId="3263B02B" w15:paraIdParent="7338B8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E023D5" w16cex:dateUtc="2025-12-19T00:20:00Z"/>
  <w16cex:commentExtensible w16cex:durableId="1076AD1D" w16cex:dateUtc="2025-12-19T00:21:00Z"/>
  <w16cex:commentExtensible w16cex:durableId="035D57A6" w16cex:dateUtc="2025-12-19T00:28:00Z"/>
  <w16cex:commentExtensible w16cex:durableId="0C887F8F" w16cex:dateUtc="2025-12-19T00:22:00Z"/>
  <w16cex:commentExtensible w16cex:durableId="4524C0CA" w16cex:dateUtc="2025-12-19T00:37:00Z"/>
  <w16cex:commentExtensible w16cex:durableId="39D0A177" w16cex:dateUtc="2025-12-19T00:38:00Z"/>
  <w16cex:commentExtensible w16cex:durableId="294CE158" w16cex:dateUtc="2025-12-19T00:42:00Z"/>
  <w16cex:commentExtensible w16cex:durableId="54813E16" w16cex:dateUtc="2025-12-19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5BD50" w16cid:durableId="46E023D5"/>
  <w16cid:commentId w16cid:paraId="6E5C4E1D" w16cid:durableId="1076AD1D"/>
  <w16cid:commentId w16cid:paraId="2C713147" w16cid:durableId="035D57A6"/>
  <w16cid:commentId w16cid:paraId="40748308" w16cid:durableId="0C887F8F"/>
  <w16cid:commentId w16cid:paraId="17F946A2" w16cid:durableId="4524C0CA"/>
  <w16cid:commentId w16cid:paraId="34DBC9EC" w16cid:durableId="39D0A177"/>
  <w16cid:commentId w16cid:paraId="7338B8F6" w16cid:durableId="294CE158"/>
  <w16cid:commentId w16cid:paraId="3263B02B" w16cid:durableId="54813E1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072"/>
    <w:multiLevelType w:val="multilevel"/>
    <w:tmpl w:val="2936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10244"/>
    <w:multiLevelType w:val="multilevel"/>
    <w:tmpl w:val="419C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E7FFC"/>
    <w:multiLevelType w:val="multilevel"/>
    <w:tmpl w:val="9952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A39DC"/>
    <w:multiLevelType w:val="multilevel"/>
    <w:tmpl w:val="B7B4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97DF4"/>
    <w:multiLevelType w:val="hybridMultilevel"/>
    <w:tmpl w:val="79B226BC"/>
    <w:lvl w:ilvl="0" w:tplc="852C7CB0">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797D83"/>
    <w:multiLevelType w:val="hybridMultilevel"/>
    <w:tmpl w:val="2D08F2B0"/>
    <w:lvl w:ilvl="0" w:tplc="4C5E10B4">
      <w:start w:val="571"/>
      <w:numFmt w:val="bullet"/>
      <w:lvlText w:val="-"/>
      <w:lvlJc w:val="left"/>
      <w:pPr>
        <w:ind w:left="405" w:hanging="360"/>
      </w:pPr>
      <w:rPr>
        <w:rFonts w:ascii="Aptos" w:eastAsiaTheme="minorHAnsi" w:hAnsi="Apto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6" w15:restartNumberingAfterBreak="0">
    <w:nsid w:val="76601D64"/>
    <w:multiLevelType w:val="multilevel"/>
    <w:tmpl w:val="6BD0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242765">
    <w:abstractNumId w:val="2"/>
  </w:num>
  <w:num w:numId="2" w16cid:durableId="236524834">
    <w:abstractNumId w:val="0"/>
  </w:num>
  <w:num w:numId="3" w16cid:durableId="182020066">
    <w:abstractNumId w:val="6"/>
  </w:num>
  <w:num w:numId="4" w16cid:durableId="1128546956">
    <w:abstractNumId w:val="1"/>
  </w:num>
  <w:num w:numId="5" w16cid:durableId="1937250502">
    <w:abstractNumId w:val="3"/>
  </w:num>
  <w:num w:numId="6" w16cid:durableId="1678926324">
    <w:abstractNumId w:val="4"/>
  </w:num>
  <w:num w:numId="7" w16cid:durableId="23039060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rie Markley">
    <w15:presenceInfo w15:providerId="Windows Live" w15:userId="5c2da09a4399059f"/>
  </w15:person>
  <w15:person w15:author="Nirmala Kumar">
    <w15:presenceInfo w15:providerId="Windows Live" w15:userId="0f5efa06698c46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F74"/>
    <w:rsid w:val="000333B9"/>
    <w:rsid w:val="000C37D5"/>
    <w:rsid w:val="00116363"/>
    <w:rsid w:val="002E4866"/>
    <w:rsid w:val="003121E3"/>
    <w:rsid w:val="00361279"/>
    <w:rsid w:val="003765A7"/>
    <w:rsid w:val="003F3EBF"/>
    <w:rsid w:val="003F7E6A"/>
    <w:rsid w:val="004839BC"/>
    <w:rsid w:val="004C3894"/>
    <w:rsid w:val="004C4EFC"/>
    <w:rsid w:val="004C7F74"/>
    <w:rsid w:val="0059389A"/>
    <w:rsid w:val="005D6E76"/>
    <w:rsid w:val="006468A1"/>
    <w:rsid w:val="006C5C3D"/>
    <w:rsid w:val="00720A03"/>
    <w:rsid w:val="007340B4"/>
    <w:rsid w:val="0074297A"/>
    <w:rsid w:val="0076584B"/>
    <w:rsid w:val="007C1347"/>
    <w:rsid w:val="008171EB"/>
    <w:rsid w:val="00852024"/>
    <w:rsid w:val="008E0EE5"/>
    <w:rsid w:val="00915704"/>
    <w:rsid w:val="00993FD3"/>
    <w:rsid w:val="0099462D"/>
    <w:rsid w:val="00A8548C"/>
    <w:rsid w:val="00AF5C52"/>
    <w:rsid w:val="00B032CF"/>
    <w:rsid w:val="00B316AA"/>
    <w:rsid w:val="00BB145C"/>
    <w:rsid w:val="00BB7AF3"/>
    <w:rsid w:val="00C86341"/>
    <w:rsid w:val="00C9423E"/>
    <w:rsid w:val="00CB1556"/>
    <w:rsid w:val="00DB425F"/>
    <w:rsid w:val="00DD0532"/>
    <w:rsid w:val="00DF33B8"/>
    <w:rsid w:val="00E212E2"/>
    <w:rsid w:val="00E4556A"/>
    <w:rsid w:val="00EE05FD"/>
    <w:rsid w:val="00F1089F"/>
    <w:rsid w:val="00F36692"/>
    <w:rsid w:val="00F63EE7"/>
    <w:rsid w:val="00F739C2"/>
    <w:rsid w:val="00F90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59B68"/>
  <w15:chartTrackingRefBased/>
  <w15:docId w15:val="{F27B1FF9-54DC-4A7B-AD8B-4D918DDC5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F74"/>
    <w:rPr>
      <w:rFonts w:eastAsiaTheme="majorEastAsia" w:cstheme="majorBidi"/>
      <w:color w:val="272727" w:themeColor="text1" w:themeTint="D8"/>
    </w:rPr>
  </w:style>
  <w:style w:type="paragraph" w:styleId="Title">
    <w:name w:val="Title"/>
    <w:basedOn w:val="Normal"/>
    <w:next w:val="Normal"/>
    <w:link w:val="TitleChar"/>
    <w:uiPriority w:val="10"/>
    <w:qFormat/>
    <w:rsid w:val="004C7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F74"/>
    <w:pPr>
      <w:spacing w:before="160"/>
      <w:jc w:val="center"/>
    </w:pPr>
    <w:rPr>
      <w:i/>
      <w:iCs/>
      <w:color w:val="404040" w:themeColor="text1" w:themeTint="BF"/>
    </w:rPr>
  </w:style>
  <w:style w:type="character" w:customStyle="1" w:styleId="QuoteChar">
    <w:name w:val="Quote Char"/>
    <w:basedOn w:val="DefaultParagraphFont"/>
    <w:link w:val="Quote"/>
    <w:uiPriority w:val="29"/>
    <w:rsid w:val="004C7F74"/>
    <w:rPr>
      <w:i/>
      <w:iCs/>
      <w:color w:val="404040" w:themeColor="text1" w:themeTint="BF"/>
    </w:rPr>
  </w:style>
  <w:style w:type="paragraph" w:styleId="ListParagraph">
    <w:name w:val="List Paragraph"/>
    <w:basedOn w:val="Normal"/>
    <w:uiPriority w:val="34"/>
    <w:qFormat/>
    <w:rsid w:val="004C7F74"/>
    <w:pPr>
      <w:ind w:left="720"/>
      <w:contextualSpacing/>
    </w:pPr>
  </w:style>
  <w:style w:type="character" w:styleId="IntenseEmphasis">
    <w:name w:val="Intense Emphasis"/>
    <w:basedOn w:val="DefaultParagraphFont"/>
    <w:uiPriority w:val="21"/>
    <w:qFormat/>
    <w:rsid w:val="004C7F74"/>
    <w:rPr>
      <w:i/>
      <w:iCs/>
      <w:color w:val="0F4761" w:themeColor="accent1" w:themeShade="BF"/>
    </w:rPr>
  </w:style>
  <w:style w:type="paragraph" w:styleId="IntenseQuote">
    <w:name w:val="Intense Quote"/>
    <w:basedOn w:val="Normal"/>
    <w:next w:val="Normal"/>
    <w:link w:val="IntenseQuoteChar"/>
    <w:uiPriority w:val="30"/>
    <w:qFormat/>
    <w:rsid w:val="004C7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F74"/>
    <w:rPr>
      <w:i/>
      <w:iCs/>
      <w:color w:val="0F4761" w:themeColor="accent1" w:themeShade="BF"/>
    </w:rPr>
  </w:style>
  <w:style w:type="character" w:styleId="IntenseReference">
    <w:name w:val="Intense Reference"/>
    <w:basedOn w:val="DefaultParagraphFont"/>
    <w:uiPriority w:val="32"/>
    <w:qFormat/>
    <w:rsid w:val="004C7F74"/>
    <w:rPr>
      <w:b/>
      <w:bCs/>
      <w:smallCaps/>
      <w:color w:val="0F4761" w:themeColor="accent1" w:themeShade="BF"/>
      <w:spacing w:val="5"/>
    </w:rPr>
  </w:style>
  <w:style w:type="character" w:styleId="Hyperlink">
    <w:name w:val="Hyperlink"/>
    <w:basedOn w:val="DefaultParagraphFont"/>
    <w:uiPriority w:val="99"/>
    <w:unhideWhenUsed/>
    <w:rsid w:val="004C7F74"/>
    <w:rPr>
      <w:color w:val="467886" w:themeColor="hyperlink"/>
      <w:u w:val="single"/>
    </w:rPr>
  </w:style>
  <w:style w:type="character" w:styleId="UnresolvedMention">
    <w:name w:val="Unresolved Mention"/>
    <w:basedOn w:val="DefaultParagraphFont"/>
    <w:uiPriority w:val="99"/>
    <w:semiHidden/>
    <w:unhideWhenUsed/>
    <w:rsid w:val="004C7F74"/>
    <w:rPr>
      <w:color w:val="605E5C"/>
      <w:shd w:val="clear" w:color="auto" w:fill="E1DFDD"/>
    </w:rPr>
  </w:style>
  <w:style w:type="paragraph" w:styleId="Revision">
    <w:name w:val="Revision"/>
    <w:hidden/>
    <w:uiPriority w:val="99"/>
    <w:semiHidden/>
    <w:rsid w:val="0074297A"/>
    <w:pPr>
      <w:spacing w:after="0" w:line="240" w:lineRule="auto"/>
    </w:pPr>
  </w:style>
  <w:style w:type="character" w:styleId="CommentReference">
    <w:name w:val="annotation reference"/>
    <w:basedOn w:val="DefaultParagraphFont"/>
    <w:uiPriority w:val="99"/>
    <w:semiHidden/>
    <w:unhideWhenUsed/>
    <w:rsid w:val="00F63EE7"/>
    <w:rPr>
      <w:sz w:val="16"/>
      <w:szCs w:val="16"/>
    </w:rPr>
  </w:style>
  <w:style w:type="paragraph" w:styleId="CommentText">
    <w:name w:val="annotation text"/>
    <w:basedOn w:val="Normal"/>
    <w:link w:val="CommentTextChar"/>
    <w:uiPriority w:val="99"/>
    <w:unhideWhenUsed/>
    <w:rsid w:val="00F63EE7"/>
    <w:pPr>
      <w:spacing w:line="240" w:lineRule="auto"/>
    </w:pPr>
    <w:rPr>
      <w:sz w:val="20"/>
      <w:szCs w:val="20"/>
    </w:rPr>
  </w:style>
  <w:style w:type="character" w:customStyle="1" w:styleId="CommentTextChar">
    <w:name w:val="Comment Text Char"/>
    <w:basedOn w:val="DefaultParagraphFont"/>
    <w:link w:val="CommentText"/>
    <w:uiPriority w:val="99"/>
    <w:rsid w:val="00F63EE7"/>
    <w:rPr>
      <w:sz w:val="20"/>
      <w:szCs w:val="20"/>
    </w:rPr>
  </w:style>
  <w:style w:type="paragraph" w:styleId="CommentSubject">
    <w:name w:val="annotation subject"/>
    <w:basedOn w:val="CommentText"/>
    <w:next w:val="CommentText"/>
    <w:link w:val="CommentSubjectChar"/>
    <w:uiPriority w:val="99"/>
    <w:semiHidden/>
    <w:unhideWhenUsed/>
    <w:rsid w:val="00F63EE7"/>
    <w:rPr>
      <w:b/>
      <w:bCs/>
    </w:rPr>
  </w:style>
  <w:style w:type="character" w:customStyle="1" w:styleId="CommentSubjectChar">
    <w:name w:val="Comment Subject Char"/>
    <w:basedOn w:val="CommentTextChar"/>
    <w:link w:val="CommentSubject"/>
    <w:uiPriority w:val="99"/>
    <w:semiHidden/>
    <w:rsid w:val="00F63EE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3204</Words>
  <Characters>18265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Nirmala Kumar</dc:creator>
  <cp:keywords/>
  <dc:description/>
  <cp:lastModifiedBy>Cherie Markley</cp:lastModifiedBy>
  <cp:revision>5</cp:revision>
  <dcterms:created xsi:type="dcterms:W3CDTF">2025-12-19T15:00:00Z</dcterms:created>
  <dcterms:modified xsi:type="dcterms:W3CDTF">2025-12-19T15:38:00Z</dcterms:modified>
</cp:coreProperties>
</file>